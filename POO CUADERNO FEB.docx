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DBD5D" w14:textId="15E2ADBE" w:rsidR="00CF3341" w:rsidRDefault="007078A9" w:rsidP="009020E1">
      <w:pPr>
        <w:pStyle w:val="Ttulo"/>
        <w:rPr>
          <w:rFonts w:ascii="Bell MT" w:hAnsi="Bell MT"/>
          <w:b/>
          <w:bCs/>
        </w:rPr>
      </w:pPr>
      <w:r w:rsidRPr="00340501">
        <w:rPr>
          <w:rFonts w:ascii="Bell MT" w:hAnsi="Bell MT"/>
          <w:b/>
          <w:bCs/>
        </w:rPr>
        <w:t>POO</w:t>
      </w:r>
      <w:r w:rsidR="00155B56" w:rsidRPr="00340501">
        <w:rPr>
          <w:rFonts w:ascii="Bell MT" w:hAnsi="Bell MT"/>
          <w:b/>
          <w:bCs/>
        </w:rPr>
        <w:t xml:space="preserve"> </w:t>
      </w:r>
      <w:r w:rsidR="003D2158" w:rsidRPr="00340501">
        <w:rPr>
          <w:rFonts w:ascii="Bell MT" w:hAnsi="Bell MT"/>
          <w:b/>
          <w:bCs/>
        </w:rPr>
        <w:t>F</w:t>
      </w:r>
      <w:r w:rsidR="007B3CD2" w:rsidRPr="00340501">
        <w:rPr>
          <w:rFonts w:ascii="Bell MT" w:hAnsi="Bell MT"/>
          <w:b/>
          <w:bCs/>
        </w:rPr>
        <w:t>EBRERO CUADERNO</w:t>
      </w:r>
    </w:p>
    <w:p w14:paraId="741819C2" w14:textId="77777777" w:rsidR="00E304C1" w:rsidRDefault="00E304C1" w:rsidP="00E304C1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8454669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0B2FC21" w14:textId="2363DC20" w:rsidR="007F02BF" w:rsidRPr="00262B98" w:rsidRDefault="007F02BF">
          <w:pPr>
            <w:pStyle w:val="TtuloTDC"/>
            <w:rPr>
              <w:rFonts w:ascii="Bell MT" w:hAnsi="Bell MT"/>
              <w:sz w:val="32"/>
              <w:szCs w:val="32"/>
            </w:rPr>
          </w:pPr>
          <w:r w:rsidRPr="00262B98">
            <w:rPr>
              <w:rFonts w:ascii="Bell MT" w:hAnsi="Bell MT"/>
              <w:sz w:val="32"/>
              <w:szCs w:val="32"/>
            </w:rPr>
            <w:t>Tabla de contenido</w:t>
          </w:r>
        </w:p>
        <w:p w14:paraId="0AAE6A4F" w14:textId="2169F4D5" w:rsidR="00BB1EDF" w:rsidRDefault="007F02B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0552160" w:history="1">
            <w:r w:rsidR="00BB1EDF" w:rsidRPr="00CC457D">
              <w:rPr>
                <w:rStyle w:val="Hipervnculo"/>
                <w:rFonts w:ascii="Bell MT" w:hAnsi="Bell MT"/>
                <w:noProof/>
              </w:rPr>
              <w:t>AMP Principios de la POO</w:t>
            </w:r>
            <w:r w:rsidR="00BB1EDF">
              <w:rPr>
                <w:noProof/>
                <w:webHidden/>
              </w:rPr>
              <w:tab/>
            </w:r>
            <w:r w:rsidR="00BB1EDF">
              <w:rPr>
                <w:noProof/>
                <w:webHidden/>
              </w:rPr>
              <w:fldChar w:fldCharType="begin"/>
            </w:r>
            <w:r w:rsidR="00BB1EDF">
              <w:rPr>
                <w:noProof/>
                <w:webHidden/>
              </w:rPr>
              <w:instrText xml:space="preserve"> PAGEREF _Toc160552160 \h </w:instrText>
            </w:r>
            <w:r w:rsidR="00BB1EDF">
              <w:rPr>
                <w:noProof/>
                <w:webHidden/>
              </w:rPr>
            </w:r>
            <w:r w:rsidR="00BB1EDF">
              <w:rPr>
                <w:noProof/>
                <w:webHidden/>
              </w:rPr>
              <w:fldChar w:fldCharType="separate"/>
            </w:r>
            <w:r w:rsidR="00BB1EDF">
              <w:rPr>
                <w:noProof/>
                <w:webHidden/>
              </w:rPr>
              <w:t>3</w:t>
            </w:r>
            <w:r w:rsidR="00BB1EDF">
              <w:rPr>
                <w:noProof/>
                <w:webHidden/>
              </w:rPr>
              <w:fldChar w:fldCharType="end"/>
            </w:r>
          </w:hyperlink>
        </w:p>
        <w:p w14:paraId="60311756" w14:textId="26435DF3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61" w:history="1">
            <w:r w:rsidRPr="00CC457D">
              <w:rPr>
                <w:rStyle w:val="Hipervnculo"/>
                <w:rFonts w:ascii="Bell MT" w:hAnsi="Bell MT"/>
                <w:noProof/>
              </w:rPr>
              <w:t>Abstracción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938C0" w14:textId="3B6CC671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62" w:history="1">
            <w:r w:rsidRPr="00CC457D">
              <w:rPr>
                <w:rStyle w:val="Hipervnculo"/>
                <w:rFonts w:ascii="Bell MT" w:hAnsi="Bell MT"/>
                <w:noProof/>
              </w:rPr>
              <w:t>Encapsulamiento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2F6EA" w14:textId="1A58BB14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63" w:history="1">
            <w:r w:rsidRPr="00CC457D">
              <w:rPr>
                <w:rStyle w:val="Hipervnculo"/>
                <w:rFonts w:ascii="Bell MT" w:hAnsi="Bell MT"/>
                <w:noProof/>
              </w:rPr>
              <w:t>Modular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74EB2" w14:textId="115FC1F2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64" w:history="1">
            <w:r w:rsidRPr="00CC457D">
              <w:rPr>
                <w:rStyle w:val="Hipervnculo"/>
                <w:rFonts w:ascii="Bell MT" w:hAnsi="Bell MT"/>
                <w:noProof/>
              </w:rPr>
              <w:t>Herencia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2B46B" w14:textId="0A489695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65" w:history="1">
            <w:r w:rsidRPr="00CC457D">
              <w:rPr>
                <w:rStyle w:val="Hipervnculo"/>
                <w:rFonts w:ascii="Bell MT" w:hAnsi="Bell MT"/>
                <w:noProof/>
              </w:rPr>
              <w:t>Polimorfismo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037B9" w14:textId="3F13C577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66" w:history="1">
            <w:r w:rsidRPr="00CC457D">
              <w:rPr>
                <w:rStyle w:val="Hipervnculo"/>
                <w:rFonts w:ascii="Bell MT" w:hAnsi="Bell MT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9FA8" w14:textId="07A7766C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67" w:history="1">
            <w:r w:rsidRPr="00CC457D">
              <w:rPr>
                <w:rStyle w:val="Hipervnculo"/>
                <w:rFonts w:ascii="Bell MT" w:hAnsi="Bell MT"/>
                <w:noProof/>
              </w:rPr>
              <w:t>¿Qué son las clases, los objetos y las instancias?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7B5A3" w14:textId="3777EBC4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68" w:history="1">
            <w:r w:rsidRPr="00CC457D">
              <w:rPr>
                <w:rStyle w:val="Hipervnculo"/>
                <w:rFonts w:ascii="Bell MT" w:hAnsi="Bell MT"/>
                <w:noProof/>
              </w:rPr>
              <w:t>AMP Ventajas de la POO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0249A" w14:textId="599FD960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69" w:history="1">
            <w:r w:rsidRPr="00CC457D">
              <w:rPr>
                <w:rStyle w:val="Hipervnculo"/>
                <w:rFonts w:ascii="Bell MT" w:hAnsi="Bell MT"/>
                <w:noProof/>
              </w:rPr>
              <w:t>Tipos de niveles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9017C" w14:textId="5D01CBE3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70" w:history="1">
            <w:r w:rsidRPr="00CC457D">
              <w:rPr>
                <w:rStyle w:val="Hipervnculo"/>
                <w:rFonts w:ascii="Bell MT" w:hAnsi="Bell MT"/>
                <w:noProof/>
              </w:rPr>
              <w:t>-Privado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ACE36" w14:textId="4FD5B0B7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71" w:history="1">
            <w:r w:rsidRPr="00CC457D">
              <w:rPr>
                <w:rStyle w:val="Hipervnculo"/>
                <w:rFonts w:ascii="Bell MT" w:hAnsi="Bell MT"/>
                <w:noProof/>
              </w:rPr>
              <w:t>+Publico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5B120" w14:textId="470D122E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72" w:history="1">
            <w:r w:rsidRPr="00CC457D">
              <w:rPr>
                <w:rStyle w:val="Hipervnculo"/>
                <w:rFonts w:ascii="Bell MT" w:hAnsi="Bell MT"/>
                <w:noProof/>
              </w:rPr>
              <w:t>#Protegido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0BB7" w14:textId="070B2828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73" w:history="1">
            <w:r w:rsidRPr="00CC457D">
              <w:rPr>
                <w:rStyle w:val="Hipervnculo"/>
                <w:rFonts w:ascii="Bell MT" w:hAnsi="Bell MT"/>
                <w:noProof/>
              </w:rPr>
              <w:t>AMP 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34552" w14:textId="302B9F37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74" w:history="1">
            <w:r w:rsidRPr="00CC457D">
              <w:rPr>
                <w:rStyle w:val="Hipervnculo"/>
                <w:rFonts w:ascii="Bell MT" w:hAnsi="Bell MT"/>
                <w:noProof/>
              </w:rPr>
              <w:t>EJEMPLO EN CODIGO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72C77" w14:textId="68ACC089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75" w:history="1">
            <w:r w:rsidRPr="00CC457D">
              <w:rPr>
                <w:rStyle w:val="Hipervnculo"/>
                <w:rFonts w:ascii="Bell MT" w:hAnsi="Bell MT"/>
                <w:noProof/>
              </w:rPr>
              <w:t>Sobrecarga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18443" w14:textId="27CB8D39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76" w:history="1">
            <w:r w:rsidRPr="00CC457D">
              <w:rPr>
                <w:rStyle w:val="Hipervnculo"/>
                <w:rFonts w:ascii="Bell MT" w:hAnsi="Bell MT"/>
                <w:noProof/>
              </w:rPr>
              <w:t>TIPOS DE DATOS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BA634" w14:textId="129EEB08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77" w:history="1">
            <w:r w:rsidRPr="00CC457D">
              <w:rPr>
                <w:rStyle w:val="Hipervnculo"/>
                <w:rFonts w:ascii="Bell MT" w:hAnsi="Bell MT"/>
                <w:noProof/>
              </w:rPr>
              <w:t>int vs Interger: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3F302" w14:textId="6308B81B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78" w:history="1">
            <w:r w:rsidRPr="00CC457D">
              <w:rPr>
                <w:rStyle w:val="Hipervnculo"/>
                <w:rFonts w:ascii="Bell MT" w:hAnsi="Bell MT"/>
                <w:noProof/>
              </w:rPr>
              <w:t>float vs Float: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E8924" w14:textId="6BA58102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79" w:history="1">
            <w:r w:rsidRPr="00CC457D">
              <w:rPr>
                <w:rStyle w:val="Hipervnculo"/>
                <w:rFonts w:ascii="Bell MT" w:hAnsi="Bell MT"/>
                <w:noProof/>
              </w:rPr>
              <w:t>true vs True: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FF5D4" w14:textId="3A5DA38D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80" w:history="1">
            <w:r w:rsidRPr="00CC457D">
              <w:rPr>
                <w:rStyle w:val="Hipervnculo"/>
                <w:rFonts w:ascii="Bell MT" w:hAnsi="Bell MT"/>
                <w:noProof/>
              </w:rPr>
              <w:t>CONSTRUCTORES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6B85B" w14:textId="57B8B717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81" w:history="1">
            <w:r w:rsidRPr="00CC457D">
              <w:rPr>
                <w:rStyle w:val="Hipervnculo"/>
                <w:rFonts w:ascii="Bell MT" w:hAnsi="Bell MT"/>
                <w:noProof/>
              </w:rPr>
              <w:t>Constructores por defecto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B5C18" w14:textId="4FAFC25E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82" w:history="1">
            <w:r w:rsidRPr="00CC457D">
              <w:rPr>
                <w:rStyle w:val="Hipervnculo"/>
                <w:rFonts w:ascii="Bell MT" w:hAnsi="Bell MT"/>
                <w:noProof/>
              </w:rPr>
              <w:t>Constructores con parámetros de otra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8C0CF" w14:textId="12E8EAA4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83" w:history="1">
            <w:r w:rsidRPr="00CC457D">
              <w:rPr>
                <w:rStyle w:val="Hipervnculo"/>
                <w:rFonts w:ascii="Bell MT" w:hAnsi="Bell MT"/>
                <w:noProof/>
                <w:highlight w:val="cyan"/>
              </w:rPr>
              <w:t>TRABAJO DE AMPLIACIÓN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9B8F6" w14:textId="085A8375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84" w:history="1">
            <w:r w:rsidRPr="00CC457D">
              <w:rPr>
                <w:rStyle w:val="Hipervnculo"/>
                <w:rFonts w:ascii="Bell MT" w:hAnsi="Bell MT"/>
                <w:noProof/>
              </w:rPr>
              <w:t>Relaciones de Asociación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9A7A1" w14:textId="74E42CCC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85" w:history="1">
            <w:r w:rsidRPr="00CC457D">
              <w:rPr>
                <w:rStyle w:val="Hipervnculo"/>
                <w:rFonts w:ascii="Bell MT" w:hAnsi="Bell MT"/>
                <w:noProof/>
              </w:rPr>
              <w:t>MULTIPLICIDAD 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0CBC3" w14:textId="089BBDAA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86" w:history="1">
            <w:r w:rsidRPr="00CC457D">
              <w:rPr>
                <w:rStyle w:val="Hipervnculo"/>
                <w:rFonts w:ascii="Bell MT" w:hAnsi="Bell MT"/>
                <w:noProof/>
              </w:rPr>
              <w:t>Cambio de multiplicidad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5F6D8" w14:textId="3BF8A78D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87" w:history="1">
            <w:r w:rsidRPr="00CC457D">
              <w:rPr>
                <w:rStyle w:val="Hipervnculo"/>
                <w:rFonts w:ascii="Bell MT" w:hAnsi="Bell MT"/>
                <w:noProof/>
              </w:rPr>
              <w:t>Asociaciones navegables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B91D1" w14:textId="6A33DA33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88" w:history="1">
            <w:r w:rsidRPr="00CC457D">
              <w:rPr>
                <w:rStyle w:val="Hipervnculo"/>
                <w:rFonts w:ascii="Bell MT" w:hAnsi="Bell MT"/>
                <w:noProof/>
              </w:rPr>
              <w:t>Asociaciones particulares: Composición y agregación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AE21" w14:textId="503D9D79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89" w:history="1">
            <w:r w:rsidRPr="00CC457D">
              <w:rPr>
                <w:rStyle w:val="Hipervnculo"/>
                <w:rFonts w:ascii="Bell MT" w:hAnsi="Bell MT"/>
                <w:noProof/>
              </w:rPr>
              <w:t>Relaciones de dependencia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61276" w14:textId="10D66BE8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90" w:history="1">
            <w:r w:rsidRPr="00CC457D">
              <w:rPr>
                <w:rStyle w:val="Hipervnculo"/>
                <w:rFonts w:ascii="Bell MT" w:hAnsi="Bell MT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F16FA" w14:textId="38D60A71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91" w:history="1">
            <w:r w:rsidRPr="00CC457D">
              <w:rPr>
                <w:rStyle w:val="Hipervnculo"/>
                <w:rFonts w:ascii="Bell MT" w:hAnsi="Bell MT"/>
                <w:noProof/>
              </w:rPr>
              <w:t>1º EJERCICIO: Creación de un nuevo sistema, ‘Doors’ que sustituirá a Windows.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1540E" w14:textId="6BD03318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92" w:history="1">
            <w:r w:rsidRPr="00CC457D">
              <w:rPr>
                <w:rStyle w:val="Hipervnculo"/>
                <w:rFonts w:ascii="Bell MT" w:hAnsi="Bell MT" w:cs="Courier New"/>
                <w:noProof/>
              </w:rPr>
              <w:t>Modificadores Final y 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271C1" w14:textId="60C1A1C9" w:rsidR="00BB1EDF" w:rsidRDefault="00BB1EDF">
          <w:pPr>
            <w:pStyle w:val="TDC3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160552193" w:history="1">
            <w:r w:rsidRPr="00CC457D">
              <w:rPr>
                <w:rStyle w:val="Hipervnculo"/>
                <w:rFonts w:ascii="Bell MT" w:hAnsi="Bell MT"/>
                <w:noProof/>
              </w:rPr>
              <w:t>SUPERCLASE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DCB1" w14:textId="0EDFC159" w:rsidR="00BB1EDF" w:rsidRDefault="00BB1EDF">
          <w:pPr>
            <w:pStyle w:val="TDC3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160552194" w:history="1">
            <w:r w:rsidRPr="00CC457D">
              <w:rPr>
                <w:rStyle w:val="Hipervnculo"/>
                <w:rFonts w:ascii="Bell MT" w:hAnsi="Bell MT"/>
                <w:noProof/>
              </w:rPr>
              <w:t>SUBCLASES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5B93" w14:textId="1486D4F2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95" w:history="1">
            <w:r w:rsidRPr="00CC457D">
              <w:rPr>
                <w:rStyle w:val="Hipervnculo"/>
                <w:rFonts w:ascii="Bell MT" w:hAnsi="Bell MT"/>
                <w:noProof/>
              </w:rPr>
              <w:t>TIPO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AF81C" w14:textId="35E62416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96" w:history="1">
            <w:r w:rsidRPr="00CC457D">
              <w:rPr>
                <w:rStyle w:val="Hipervnculo"/>
                <w:rFonts w:ascii="Bell MT" w:hAnsi="Bell MT"/>
                <w:noProof/>
              </w:rPr>
              <w:t>Método final: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D1E9F" w14:textId="6C3E717F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97" w:history="1">
            <w:r w:rsidRPr="00CC457D">
              <w:rPr>
                <w:rStyle w:val="Hipervnculo"/>
                <w:rFonts w:ascii="Bell MT" w:hAnsi="Bell MT"/>
                <w:noProof/>
              </w:rPr>
              <w:t>Variable final: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C6212" w14:textId="10163CF2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198" w:history="1">
            <w:r w:rsidRPr="00CC457D">
              <w:rPr>
                <w:rStyle w:val="Hipervnculo"/>
                <w:rFonts w:ascii="Bell MT" w:hAnsi="Bell MT"/>
                <w:noProof/>
              </w:rPr>
              <w:t>Clase final: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B4219" w14:textId="6CD8F8E5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199" w:history="1">
            <w:r w:rsidRPr="00CC457D">
              <w:rPr>
                <w:rStyle w:val="Hipervnculo"/>
                <w:rFonts w:ascii="Apple Color Emoji" w:hAnsi="Apple Color Emoji" w:cs="Apple Color Emoji"/>
                <w:noProof/>
              </w:rPr>
              <w:t>⚠⚠</w:t>
            </w:r>
            <w:r w:rsidRPr="00CC457D">
              <w:rPr>
                <w:rStyle w:val="Hipervnculo"/>
                <w:rFonts w:ascii="Bell MT" w:hAnsi="Bell MT"/>
                <w:noProof/>
              </w:rPr>
              <w:t xml:space="preserve"> PROHIBICIÓN EN JAVA  </w:t>
            </w:r>
            <w:r w:rsidRPr="00CC457D">
              <w:rPr>
                <w:rStyle w:val="Hipervnculo"/>
                <w:rFonts w:ascii="Apple Color Emoji" w:hAnsi="Apple Color Emoji" w:cs="Apple Color Emoji"/>
                <w:noProof/>
              </w:rPr>
              <w:t>⚠⚠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3B90F" w14:textId="182C199E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200" w:history="1">
            <w:r w:rsidRPr="00CC457D">
              <w:rPr>
                <w:rStyle w:val="Hipervnculo"/>
                <w:rFonts w:ascii="Bell MT" w:hAnsi="Bell MT"/>
                <w:noProof/>
              </w:rPr>
              <w:t>Interfaces (Contratos)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F5794" w14:textId="52E1A5F7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201" w:history="1">
            <w:r w:rsidRPr="00CC457D">
              <w:rPr>
                <w:rStyle w:val="Hipervnculo"/>
                <w:rFonts w:ascii="Bell MT" w:hAnsi="Bell MT"/>
                <w:noProof/>
              </w:rPr>
              <w:t xml:space="preserve">COMO CREAR Y PROGRAMAR </w:t>
            </w:r>
            <w:r w:rsidRPr="00CC457D">
              <w:rPr>
                <w:rStyle w:val="Hipervnculo"/>
                <w:rFonts w:ascii="Bell MT" w:hAnsi="Bell MT"/>
                <w:noProof/>
                <w:highlight w:val="green"/>
              </w:rPr>
              <w:t>TESTS</w:t>
            </w:r>
            <w:r w:rsidRPr="00CC457D">
              <w:rPr>
                <w:rStyle w:val="Hipervnculo"/>
                <w:rFonts w:ascii="Bell MT" w:hAnsi="Bell MT"/>
                <w:noProof/>
              </w:rPr>
              <w:t xml:space="preserve">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FAE85" w14:textId="0A400F92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02" w:history="1">
            <w:r w:rsidRPr="00CC457D">
              <w:rPr>
                <w:rStyle w:val="Hipervnculo"/>
                <w:rFonts w:ascii="Bell MT" w:hAnsi="Bell MT"/>
                <w:noProof/>
              </w:rPr>
              <w:t>getAlgo():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F16B" w14:textId="1E2F1AB5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03" w:history="1">
            <w:r w:rsidRPr="00CC457D">
              <w:rPr>
                <w:rStyle w:val="Hipervnculo"/>
                <w:rFonts w:ascii="Bell MT" w:hAnsi="Bell MT"/>
                <w:noProof/>
              </w:rPr>
              <w:t>función en el que añadimos una cantidad a una variable ‘algo=0’; sumar(amount):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6C30" w14:textId="202D5A18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04" w:history="1">
            <w:r w:rsidRPr="00CC457D">
              <w:rPr>
                <w:rStyle w:val="Hipervnculo"/>
                <w:rFonts w:ascii="Bell MT" w:hAnsi="Bell MT"/>
                <w:noProof/>
              </w:rPr>
              <w:t>función en la que restamos una cantidad a la variable ‘algo’; resta(amount):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B50DF" w14:textId="69245D8B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05" w:history="1">
            <w:r w:rsidRPr="00CC457D">
              <w:rPr>
                <w:rStyle w:val="Hipervnculo"/>
                <w:rFonts w:ascii="Bell MT" w:hAnsi="Bell MT"/>
                <w:noProof/>
              </w:rPr>
              <w:t>Arrays: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A2FE9" w14:textId="32D96F64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206" w:history="1">
            <w:r w:rsidRPr="00CC457D">
              <w:rPr>
                <w:rStyle w:val="Hipervnculo"/>
                <w:rFonts w:ascii="Bell MT" w:hAnsi="Bell MT"/>
                <w:noProof/>
              </w:rPr>
              <w:t>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CE0A1" w14:textId="6E3C6B7F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07" w:history="1">
            <w:r w:rsidRPr="00CC457D">
              <w:rPr>
                <w:rStyle w:val="Hipervnculo"/>
                <w:rFonts w:ascii="Bell MT" w:hAnsi="Bell MT"/>
                <w:noProof/>
              </w:rPr>
              <w:t>Arrays de clases: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31F0" w14:textId="0699A684" w:rsidR="00BB1EDF" w:rsidRDefault="00BB1EDF">
          <w:pPr>
            <w:pStyle w:val="TDC3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160552208" w:history="1">
            <w:r w:rsidRPr="00CC457D">
              <w:rPr>
                <w:rStyle w:val="Hipervnculo"/>
                <w:rFonts w:ascii="Bell MT" w:hAnsi="Bell MT"/>
                <w:noProof/>
                <w:lang w:val="en-US"/>
              </w:rPr>
              <w:t>Errores: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2BFE6" w14:textId="7479F5D6" w:rsidR="00BB1EDF" w:rsidRDefault="00BB1EDF">
          <w:pPr>
            <w:pStyle w:val="TDC3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160552209" w:history="1">
            <w:r w:rsidRPr="00CC457D">
              <w:rPr>
                <w:rStyle w:val="Hipervnculo"/>
                <w:rFonts w:ascii="Bell MT" w:hAnsi="Bell MT"/>
                <w:noProof/>
                <w:lang w:val="en-US"/>
              </w:rPr>
              <w:t>Importante: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889D5" w14:textId="4DA92B8C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10" w:history="1">
            <w:r w:rsidRPr="00CC457D">
              <w:rPr>
                <w:rStyle w:val="Hipervnculo"/>
                <w:rFonts w:ascii="Bell MT" w:hAnsi="Bell MT"/>
                <w:noProof/>
              </w:rPr>
              <w:t>Matriz(MxN) que recoge las operaciones de los correspondientes M, 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CA1D2" w14:textId="66AE6AF2" w:rsidR="00BB1EDF" w:rsidRDefault="00BB1EDF">
          <w:pPr>
            <w:pStyle w:val="TDC3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160552211" w:history="1">
            <w:r w:rsidRPr="00CC457D">
              <w:rPr>
                <w:rStyle w:val="Hipervnculo"/>
                <w:rFonts w:ascii="Bell MT" w:hAnsi="Bell MT"/>
                <w:noProof/>
                <w:lang w:val="en-US"/>
              </w:rPr>
              <w:t>Importante: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8CF46" w14:textId="299749CC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212" w:history="1">
            <w:r w:rsidRPr="00CC457D">
              <w:rPr>
                <w:rStyle w:val="Hipervnculo"/>
                <w:rFonts w:ascii="Bell MT" w:hAnsi="Bell MT"/>
                <w:noProof/>
              </w:rPr>
              <w:t>UTILIZANDO ATRTIBUTTOSS DE UNA CLASE EN OTRA QUE LA COMPONE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4B667" w14:textId="54DDC47C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13" w:history="1">
            <w:r w:rsidRPr="00CC457D">
              <w:rPr>
                <w:rStyle w:val="Hipervnculo"/>
                <w:rFonts w:ascii="Bell MT" w:hAnsi="Bell MT"/>
                <w:noProof/>
                <w:lang w:val="en-US"/>
              </w:rPr>
              <w:t>ERRORES: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5E90" w14:textId="15D76C33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14" w:history="1">
            <w:r w:rsidRPr="00CC457D">
              <w:rPr>
                <w:rStyle w:val="Hipervnculo"/>
                <w:rFonts w:ascii="Bell MT" w:hAnsi="Bell MT" w:cs="Courier New"/>
                <w:noProof/>
              </w:rPr>
              <w:t>IMPORTANTE: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6AFA6" w14:textId="6F871E14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215" w:history="1">
            <w:r w:rsidRPr="00CC457D">
              <w:rPr>
                <w:rStyle w:val="Hipervnculo"/>
                <w:rFonts w:ascii="Bell MT" w:hAnsi="Bell MT"/>
                <w:noProof/>
                <w:lang w:val="en-US"/>
              </w:rPr>
              <w:t>STATIC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D5E60" w14:textId="0A1B3005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16" w:history="1">
            <w:r w:rsidRPr="00CC457D">
              <w:rPr>
                <w:rStyle w:val="Hipervnculo"/>
                <w:rFonts w:ascii="Bell MT" w:hAnsi="Bell MT"/>
                <w:noProof/>
              </w:rPr>
              <w:t>Variable static: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A7872" w14:textId="59621929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17" w:history="1">
            <w:r w:rsidRPr="00CC457D">
              <w:rPr>
                <w:rStyle w:val="Hipervnculo"/>
                <w:rFonts w:ascii="Bell MT" w:hAnsi="Bell MT"/>
                <w:noProof/>
              </w:rPr>
              <w:t>Método static: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B72A5" w14:textId="572E8155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18" w:history="1">
            <w:r w:rsidRPr="00CC457D">
              <w:rPr>
                <w:rStyle w:val="Hipervnculo"/>
                <w:rFonts w:ascii="Bell MT" w:hAnsi="Bell MT"/>
                <w:noProof/>
              </w:rPr>
              <w:t>Bloque static: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A1DDA" w14:textId="1EFFAC86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219" w:history="1">
            <w:r w:rsidRPr="00CC457D">
              <w:rPr>
                <w:rStyle w:val="Hipervnculo"/>
                <w:rFonts w:ascii="Bell MT" w:hAnsi="Bell MT"/>
                <w:noProof/>
              </w:rPr>
              <w:t>SUPER Y HERENCIA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7FBFA" w14:textId="5242D019" w:rsidR="00BB1EDF" w:rsidRDefault="00BB1EDF" w:rsidP="00BB1EDF">
          <w:pPr>
            <w:pStyle w:val="TDC1"/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160552220" w:history="1">
            <w:r w:rsidRPr="00CC457D">
              <w:rPr>
                <w:rStyle w:val="Hipervnculo"/>
                <w:rFonts w:ascii="Bell MT" w:hAnsi="Bell MT"/>
                <w:noProof/>
              </w:rPr>
              <w:t>POLIMORFISMO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A801B" w14:textId="3AB91C31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21" w:history="1">
            <w:r w:rsidRPr="00CC457D">
              <w:rPr>
                <w:rStyle w:val="Hipervnculo"/>
                <w:rFonts w:ascii="Bell MT" w:hAnsi="Bell MT"/>
                <w:noProof/>
              </w:rPr>
              <w:t>HERENCIA VS POLIMORFISMO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1874A" w14:textId="00D607E0" w:rsidR="00BB1EDF" w:rsidRDefault="00BB1EDF">
          <w:pPr>
            <w:pStyle w:val="TDC2"/>
            <w:rPr>
              <w:rFonts w:eastAsiaTheme="minorEastAsia" w:cstheme="minorBidi"/>
              <w:smallCaps w:val="0"/>
              <w:noProof/>
              <w:sz w:val="24"/>
              <w:szCs w:val="24"/>
              <w:lang w:eastAsia="es-ES_tradnl"/>
            </w:rPr>
          </w:pPr>
          <w:hyperlink w:anchor="_Toc160552222" w:history="1">
            <w:r w:rsidRPr="00CC457D">
              <w:rPr>
                <w:rStyle w:val="Hipervnculo"/>
                <w:rFonts w:ascii="Bell MT" w:hAnsi="Bell MT"/>
                <w:noProof/>
              </w:rPr>
              <w:t>TIPOS DE POLIMOORFISMO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008E9" w14:textId="614BEB0B" w:rsidR="00BB1EDF" w:rsidRDefault="00BB1EDF">
          <w:pPr>
            <w:pStyle w:val="TDC3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160552223" w:history="1">
            <w:r w:rsidRPr="00CC457D">
              <w:rPr>
                <w:rStyle w:val="Hipervnculo"/>
                <w:rFonts w:ascii="Bell MT" w:hAnsi="Bell MT"/>
                <w:b/>
                <w:bCs/>
                <w:noProof/>
              </w:rPr>
              <w:t>Estático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2A31E" w14:textId="76D396EC" w:rsidR="00BB1EDF" w:rsidRDefault="00BB1EDF">
          <w:pPr>
            <w:pStyle w:val="TDC3"/>
            <w:tabs>
              <w:tab w:val="right" w:leader="dot" w:pos="973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s-ES_tradnl"/>
            </w:rPr>
          </w:pPr>
          <w:hyperlink w:anchor="_Toc160552224" w:history="1">
            <w:r w:rsidRPr="00CC457D">
              <w:rPr>
                <w:rStyle w:val="Hipervnculo"/>
                <w:rFonts w:ascii="Bell MT" w:hAnsi="Bell MT"/>
                <w:b/>
                <w:bCs/>
                <w:noProof/>
              </w:rPr>
              <w:t>Dinámico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_Toc160552224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F6DDC" w14:textId="2F5892E3" w:rsidR="007F02BF" w:rsidRDefault="007F02BF">
          <w:r>
            <w:rPr>
              <w:b/>
              <w:bCs/>
              <w:noProof/>
            </w:rPr>
            <w:fldChar w:fldCharType="end"/>
          </w:r>
        </w:p>
      </w:sdtContent>
    </w:sdt>
    <w:p w14:paraId="4D82524E" w14:textId="77777777" w:rsidR="00E304C1" w:rsidRDefault="00E304C1" w:rsidP="00E304C1"/>
    <w:p w14:paraId="564AC00C" w14:textId="77777777" w:rsidR="00E304C1" w:rsidRDefault="00E304C1" w:rsidP="00E304C1"/>
    <w:p w14:paraId="4C5BE59F" w14:textId="77777777" w:rsidR="00E304C1" w:rsidRDefault="00E304C1" w:rsidP="00E304C1"/>
    <w:p w14:paraId="1156A05E" w14:textId="77777777" w:rsidR="00E304C1" w:rsidRDefault="00E304C1" w:rsidP="00E304C1"/>
    <w:p w14:paraId="628E061E" w14:textId="77777777" w:rsidR="00E304C1" w:rsidRDefault="00E304C1" w:rsidP="00E304C1"/>
    <w:p w14:paraId="3C902EA3" w14:textId="77777777" w:rsidR="00E304C1" w:rsidRDefault="00E304C1" w:rsidP="00E304C1"/>
    <w:p w14:paraId="5347BCFF" w14:textId="77777777" w:rsidR="00E304C1" w:rsidRDefault="00E304C1" w:rsidP="00E304C1"/>
    <w:p w14:paraId="2EA35791" w14:textId="77777777" w:rsidR="00E304C1" w:rsidRDefault="00E304C1" w:rsidP="00E304C1"/>
    <w:p w14:paraId="32C495F0" w14:textId="77777777" w:rsidR="00E304C1" w:rsidRDefault="00E304C1" w:rsidP="00E304C1"/>
    <w:p w14:paraId="618366BC" w14:textId="77777777" w:rsidR="00E304C1" w:rsidRDefault="00E304C1" w:rsidP="00E304C1"/>
    <w:p w14:paraId="3E4A7DE2" w14:textId="77777777" w:rsidR="00E304C1" w:rsidRDefault="00E304C1" w:rsidP="00E304C1"/>
    <w:p w14:paraId="15CD7B91" w14:textId="77777777" w:rsidR="00E304C1" w:rsidRDefault="00E304C1" w:rsidP="00E304C1"/>
    <w:p w14:paraId="2DD8C721" w14:textId="77777777" w:rsidR="00E304C1" w:rsidRDefault="00E304C1" w:rsidP="00E304C1"/>
    <w:p w14:paraId="160D29E6" w14:textId="77777777" w:rsidR="00E304C1" w:rsidRDefault="00E304C1" w:rsidP="00E304C1"/>
    <w:p w14:paraId="1DADAC3B" w14:textId="77777777" w:rsidR="00E304C1" w:rsidRDefault="00E304C1" w:rsidP="00E304C1"/>
    <w:p w14:paraId="4DE35CDA" w14:textId="77777777" w:rsidR="00E304C1" w:rsidRDefault="00E304C1" w:rsidP="00E304C1"/>
    <w:p w14:paraId="3180AEF9" w14:textId="77777777" w:rsidR="007B3CD2" w:rsidRPr="00340501" w:rsidRDefault="007B3CD2" w:rsidP="007B3CD2">
      <w:pPr>
        <w:rPr>
          <w:rFonts w:ascii="Bell MT" w:hAnsi="Bell MT"/>
        </w:rPr>
      </w:pPr>
    </w:p>
    <w:p w14:paraId="1FFAAA8D" w14:textId="2FA07C8C" w:rsidR="007B3CD2" w:rsidRPr="00340501" w:rsidRDefault="007B3CD2" w:rsidP="007B3CD2">
      <w:pPr>
        <w:pStyle w:val="Citadestacada"/>
        <w:rPr>
          <w:rFonts w:ascii="Bell MT" w:hAnsi="Bell MT"/>
        </w:rPr>
      </w:pPr>
      <w:r w:rsidRPr="00340501">
        <w:rPr>
          <w:rFonts w:ascii="Bell MT" w:hAnsi="Bell MT"/>
        </w:rPr>
        <w:t>31/1</w:t>
      </w:r>
    </w:p>
    <w:p w14:paraId="5A938BC1" w14:textId="5A752E66" w:rsidR="00B27C8A" w:rsidRPr="008750A4" w:rsidRDefault="00B27C8A" w:rsidP="0055160A">
      <w:pPr>
        <w:pStyle w:val="Ttulo1"/>
        <w:spacing w:line="276" w:lineRule="auto"/>
        <w:jc w:val="center"/>
        <w:rPr>
          <w:rFonts w:ascii="Bell MT" w:hAnsi="Bell MT"/>
        </w:rPr>
      </w:pPr>
      <w:bookmarkStart w:id="1" w:name="_Toc160552160"/>
      <w:r w:rsidRPr="008750A4">
        <w:rPr>
          <w:rFonts w:ascii="Bell MT" w:hAnsi="Bell MT"/>
        </w:rPr>
        <w:t>AMP Principios de la POO</w:t>
      </w:r>
      <w:bookmarkEnd w:id="1"/>
    </w:p>
    <w:p w14:paraId="39754B60" w14:textId="77777777" w:rsidR="007078A9" w:rsidRPr="008750A4" w:rsidRDefault="007078A9" w:rsidP="0055160A">
      <w:pPr>
        <w:spacing w:line="276" w:lineRule="auto"/>
        <w:jc w:val="both"/>
        <w:rPr>
          <w:rFonts w:ascii="Bell MT" w:hAnsi="Bell MT"/>
        </w:rPr>
      </w:pPr>
    </w:p>
    <w:p w14:paraId="53EA8D92" w14:textId="5309FB61" w:rsidR="004A57D4" w:rsidRPr="008750A4" w:rsidRDefault="007078A9" w:rsidP="001C2BC4">
      <w:pPr>
        <w:rPr>
          <w:rFonts w:ascii="Bell MT" w:hAnsi="Bell MT"/>
        </w:rPr>
      </w:pPr>
      <w:bookmarkStart w:id="2" w:name="_Toc160552161"/>
      <w:r w:rsidRPr="008750A4">
        <w:rPr>
          <w:rStyle w:val="Ttulo2Car"/>
          <w:rFonts w:ascii="Bell MT" w:hAnsi="Bell MT"/>
        </w:rPr>
        <w:t>Abstracción</w:t>
      </w:r>
      <w:bookmarkEnd w:id="2"/>
      <w:r w:rsidR="001C2BC4" w:rsidRPr="008750A4">
        <w:rPr>
          <w:rFonts w:ascii="Bell MT" w:hAnsi="Bell MT"/>
        </w:rPr>
        <w:t xml:space="preserve"> </w:t>
      </w:r>
      <w:r w:rsidR="008750A4" w:rsidRPr="008750A4">
        <w:rPr>
          <w:rFonts w:ascii="Bell MT" w:hAnsi="Bell MT"/>
        </w:rPr>
        <w:t>–</w:t>
      </w:r>
      <w:r w:rsidR="001C2BC4" w:rsidRPr="008750A4">
        <w:rPr>
          <w:rFonts w:ascii="Bell MT" w:hAnsi="Bell MT"/>
        </w:rPr>
        <w:t xml:space="preserve"> </w:t>
      </w:r>
      <w:r w:rsidR="00B435D1" w:rsidRPr="008750A4">
        <w:rPr>
          <w:rFonts w:ascii="Bell MT" w:hAnsi="Bell MT"/>
        </w:rPr>
        <w:t>Prioriza</w:t>
      </w:r>
      <w:r w:rsidR="008750A4" w:rsidRPr="008750A4">
        <w:rPr>
          <w:rFonts w:ascii="Bell MT" w:hAnsi="Bell MT"/>
        </w:rPr>
        <w:t xml:space="preserve"> </w:t>
      </w:r>
      <w:r w:rsidR="00B435D1" w:rsidRPr="008750A4">
        <w:rPr>
          <w:rFonts w:ascii="Bell MT" w:hAnsi="Bell MT"/>
        </w:rPr>
        <w:t>la funcionalidad de un objeto antes que su desarrollo</w:t>
      </w:r>
      <w:r w:rsidR="008750A4" w:rsidRPr="008750A4">
        <w:rPr>
          <w:rFonts w:ascii="Bell MT" w:hAnsi="Bell MT"/>
        </w:rPr>
        <w:t>.</w:t>
      </w:r>
      <w:ins w:id="3" w:author="Gutiérrez Llamazares Marta Xia" w:date="2024-03-05T17:29:00Z">
        <w:r w:rsidR="004A57D4">
          <w:rPr>
            <w:rFonts w:ascii="Bell MT" w:hAnsi="Bell MT"/>
          </w:rPr>
          <w:t xml:space="preserve"> </w:t>
        </w:r>
      </w:ins>
    </w:p>
    <w:p w14:paraId="322F630B" w14:textId="77777777" w:rsidR="001C2BC4" w:rsidRPr="008750A4" w:rsidRDefault="001C2BC4" w:rsidP="001C2BC4">
      <w:pPr>
        <w:rPr>
          <w:rFonts w:ascii="Bell MT" w:hAnsi="Bell MT"/>
        </w:rPr>
      </w:pPr>
    </w:p>
    <w:p w14:paraId="45D6D7B7" w14:textId="2E1949E5" w:rsidR="007078A9" w:rsidRPr="008750A4" w:rsidRDefault="00707253" w:rsidP="0055160A">
      <w:pPr>
        <w:spacing w:line="276" w:lineRule="auto"/>
        <w:jc w:val="both"/>
        <w:rPr>
          <w:rFonts w:ascii="Bell MT" w:hAnsi="Bell MT"/>
        </w:rPr>
      </w:pPr>
      <w:bookmarkStart w:id="4" w:name="_Toc160552162"/>
      <w:r w:rsidRPr="008750A4">
        <w:rPr>
          <w:rStyle w:val="Ttulo2Car"/>
          <w:rFonts w:ascii="Bell MT" w:hAnsi="Bell MT"/>
        </w:rPr>
        <w:t>Encapsulamiento</w:t>
      </w:r>
      <w:bookmarkEnd w:id="4"/>
      <w:r w:rsidR="001C2BC4" w:rsidRPr="008750A4">
        <w:rPr>
          <w:rFonts w:ascii="Bell MT" w:hAnsi="Bell MT"/>
        </w:rPr>
        <w:t xml:space="preserve"> – El estado de un objeto está oculto a cualquier otro. La única forma de interactuar con él</w:t>
      </w:r>
      <w:r w:rsidR="008750A4" w:rsidRPr="008750A4">
        <w:rPr>
          <w:rFonts w:ascii="Bell MT" w:hAnsi="Bell MT"/>
        </w:rPr>
        <w:t xml:space="preserve"> es vía los atributos y métodos que tiene definidos</w:t>
      </w:r>
    </w:p>
    <w:p w14:paraId="56578442" w14:textId="77777777" w:rsidR="001C2BC4" w:rsidRPr="008750A4" w:rsidRDefault="001C2BC4" w:rsidP="0055160A">
      <w:pPr>
        <w:spacing w:line="276" w:lineRule="auto"/>
        <w:jc w:val="both"/>
        <w:rPr>
          <w:rFonts w:ascii="Bell MT" w:hAnsi="Bell MT"/>
        </w:rPr>
      </w:pPr>
    </w:p>
    <w:p w14:paraId="3FC53D8A" w14:textId="1922DFB7" w:rsidR="007078A9" w:rsidRPr="008750A4" w:rsidRDefault="007078A9" w:rsidP="0055160A">
      <w:pPr>
        <w:spacing w:line="276" w:lineRule="auto"/>
        <w:jc w:val="both"/>
        <w:rPr>
          <w:rFonts w:ascii="Bell MT" w:hAnsi="Bell MT"/>
        </w:rPr>
      </w:pPr>
      <w:bookmarkStart w:id="5" w:name="_Toc160552163"/>
      <w:r w:rsidRPr="008750A4">
        <w:rPr>
          <w:rStyle w:val="Ttulo2Car"/>
          <w:rFonts w:ascii="Bell MT" w:hAnsi="Bell MT"/>
        </w:rPr>
        <w:t>Modular</w:t>
      </w:r>
      <w:bookmarkEnd w:id="5"/>
      <w:r w:rsidRPr="008750A4">
        <w:rPr>
          <w:rStyle w:val="Ttulo2Car"/>
          <w:rFonts w:ascii="Bell MT" w:hAnsi="Bell MT"/>
        </w:rPr>
        <w:t xml:space="preserve"> </w:t>
      </w:r>
      <w:r w:rsidRPr="008750A4">
        <w:rPr>
          <w:rFonts w:ascii="Bell MT" w:hAnsi="Bell MT"/>
        </w:rPr>
        <w:t>– Reutilización de código</w:t>
      </w:r>
    </w:p>
    <w:p w14:paraId="37ACD952" w14:textId="77777777" w:rsidR="001C2BC4" w:rsidRPr="008750A4" w:rsidRDefault="001C2BC4" w:rsidP="0055160A">
      <w:pPr>
        <w:spacing w:line="276" w:lineRule="auto"/>
        <w:jc w:val="both"/>
        <w:rPr>
          <w:rFonts w:ascii="Bell MT" w:hAnsi="Bell MT"/>
        </w:rPr>
      </w:pPr>
    </w:p>
    <w:p w14:paraId="63586A41" w14:textId="3D755CC0" w:rsidR="007078A9" w:rsidRPr="008750A4" w:rsidRDefault="007078A9" w:rsidP="0055160A">
      <w:pPr>
        <w:spacing w:line="276" w:lineRule="auto"/>
        <w:jc w:val="both"/>
        <w:rPr>
          <w:rFonts w:ascii="Bell MT" w:hAnsi="Bell MT"/>
        </w:rPr>
      </w:pPr>
      <w:bookmarkStart w:id="6" w:name="_Toc160552164"/>
      <w:r w:rsidRPr="008750A4">
        <w:rPr>
          <w:rStyle w:val="Ttulo2Car"/>
          <w:rFonts w:ascii="Bell MT" w:hAnsi="Bell MT"/>
        </w:rPr>
        <w:t>Herencia</w:t>
      </w:r>
      <w:bookmarkEnd w:id="6"/>
      <w:r w:rsidRPr="008750A4">
        <w:rPr>
          <w:rFonts w:ascii="Bell MT" w:hAnsi="Bell MT"/>
        </w:rPr>
        <w:t xml:space="preserve"> – Generalización</w:t>
      </w:r>
      <w:r w:rsidR="00B435D1" w:rsidRPr="008750A4">
        <w:rPr>
          <w:rFonts w:ascii="Bell MT" w:hAnsi="Bell MT"/>
        </w:rPr>
        <w:t xml:space="preserve">: Al poder crear </w:t>
      </w:r>
      <w:r w:rsidR="007307B4" w:rsidRPr="008750A4">
        <w:rPr>
          <w:rFonts w:ascii="Bell MT" w:hAnsi="Bell MT"/>
        </w:rPr>
        <w:t>una clase</w:t>
      </w:r>
      <w:r w:rsidR="00B435D1" w:rsidRPr="008750A4">
        <w:rPr>
          <w:rFonts w:ascii="Bell MT" w:hAnsi="Bell MT"/>
        </w:rPr>
        <w:t xml:space="preserve"> a partir de ot</w:t>
      </w:r>
      <w:r w:rsidR="007307B4" w:rsidRPr="008750A4">
        <w:rPr>
          <w:rFonts w:ascii="Bell MT" w:hAnsi="Bell MT"/>
        </w:rPr>
        <w:t>ra, esta última hereda todas sus características</w:t>
      </w:r>
      <w:r w:rsidR="00815486" w:rsidRPr="008750A4">
        <w:rPr>
          <w:rFonts w:ascii="Bell MT" w:hAnsi="Bell MT"/>
        </w:rPr>
        <w:t xml:space="preserve"> y permite añadir otras nuevas</w:t>
      </w:r>
    </w:p>
    <w:p w14:paraId="666A20EB" w14:textId="77777777" w:rsidR="001C2BC4" w:rsidRPr="008750A4" w:rsidRDefault="001C2BC4" w:rsidP="0055160A">
      <w:pPr>
        <w:spacing w:line="276" w:lineRule="auto"/>
        <w:jc w:val="both"/>
        <w:rPr>
          <w:rFonts w:ascii="Bell MT" w:hAnsi="Bell MT"/>
        </w:rPr>
      </w:pPr>
    </w:p>
    <w:p w14:paraId="593D249E" w14:textId="07BBA750" w:rsidR="007078A9" w:rsidRPr="008750A4" w:rsidRDefault="007078A9" w:rsidP="0055160A">
      <w:pPr>
        <w:spacing w:line="276" w:lineRule="auto"/>
        <w:jc w:val="both"/>
        <w:rPr>
          <w:rFonts w:ascii="Bell MT" w:hAnsi="Bell MT"/>
        </w:rPr>
      </w:pPr>
      <w:bookmarkStart w:id="7" w:name="_Toc160552165"/>
      <w:r w:rsidRPr="008750A4">
        <w:rPr>
          <w:rStyle w:val="Ttulo2Car"/>
          <w:rFonts w:ascii="Bell MT" w:hAnsi="Bell MT"/>
        </w:rPr>
        <w:t>Polimorfismo</w:t>
      </w:r>
      <w:bookmarkEnd w:id="7"/>
      <w:r w:rsidRPr="008750A4">
        <w:rPr>
          <w:rStyle w:val="Ttulo2Car"/>
          <w:rFonts w:ascii="Bell MT" w:hAnsi="Bell MT"/>
        </w:rPr>
        <w:t xml:space="preserve"> </w:t>
      </w:r>
      <w:r w:rsidRPr="008750A4">
        <w:rPr>
          <w:rFonts w:ascii="Bell MT" w:hAnsi="Bell MT"/>
        </w:rPr>
        <w:t xml:space="preserve">-Dos objetos </w:t>
      </w:r>
      <w:r w:rsidR="00EF033C" w:rsidRPr="008750A4">
        <w:rPr>
          <w:rFonts w:ascii="Bell MT" w:hAnsi="Bell MT"/>
        </w:rPr>
        <w:t>distintos de</w:t>
      </w:r>
      <w:r w:rsidRPr="008750A4">
        <w:rPr>
          <w:rFonts w:ascii="Bell MT" w:hAnsi="Bell MT"/>
        </w:rPr>
        <w:t xml:space="preserve"> tipos distintos pueden ser tratados de forma general</w:t>
      </w:r>
      <w:r w:rsidR="00815486" w:rsidRPr="008750A4">
        <w:rPr>
          <w:rFonts w:ascii="Bell MT" w:hAnsi="Bell MT"/>
        </w:rPr>
        <w:t>. Podemos enviar mensajes sintácticamente iguales a objetos distintos.</w:t>
      </w:r>
    </w:p>
    <w:p w14:paraId="38E7BB1F" w14:textId="77777777" w:rsidR="007078A9" w:rsidRPr="008750A4" w:rsidRDefault="007078A9" w:rsidP="0055160A">
      <w:pPr>
        <w:spacing w:line="276" w:lineRule="auto"/>
        <w:jc w:val="both"/>
        <w:rPr>
          <w:rFonts w:ascii="Bell MT" w:hAnsi="Bell MT"/>
        </w:rPr>
      </w:pPr>
    </w:p>
    <w:p w14:paraId="52FB9975" w14:textId="6B255056" w:rsidR="007078A9" w:rsidRPr="008750A4" w:rsidRDefault="007078A9" w:rsidP="0055160A">
      <w:pPr>
        <w:spacing w:line="276" w:lineRule="auto"/>
        <w:jc w:val="both"/>
        <w:rPr>
          <w:rFonts w:ascii="Bell MT" w:hAnsi="Bell MT"/>
        </w:rPr>
      </w:pPr>
      <w:bookmarkStart w:id="8" w:name="_Toc160552166"/>
      <w:r w:rsidRPr="008750A4">
        <w:rPr>
          <w:rStyle w:val="Ttulo2Car"/>
          <w:rFonts w:ascii="Bell MT" w:hAnsi="Bell MT"/>
        </w:rPr>
        <w:t>UML</w:t>
      </w:r>
      <w:bookmarkEnd w:id="8"/>
      <w:r w:rsidRPr="008750A4">
        <w:rPr>
          <w:rStyle w:val="Ttulo2Car"/>
          <w:rFonts w:ascii="Bell MT" w:hAnsi="Bell MT"/>
        </w:rPr>
        <w:t xml:space="preserve"> </w:t>
      </w:r>
      <w:r w:rsidRPr="008750A4">
        <w:rPr>
          <w:rFonts w:ascii="Bell MT" w:hAnsi="Bell MT"/>
        </w:rPr>
        <w:t>– Lenguaje modelado unificado – Describe el proceso completo de ingeniería del software</w:t>
      </w:r>
    </w:p>
    <w:p w14:paraId="264E5CDA" w14:textId="77777777" w:rsidR="007078A9" w:rsidRPr="008750A4" w:rsidRDefault="007078A9" w:rsidP="0055160A">
      <w:pPr>
        <w:spacing w:line="276" w:lineRule="auto"/>
        <w:jc w:val="both"/>
        <w:rPr>
          <w:rFonts w:ascii="Bell MT" w:hAnsi="Bell MT"/>
        </w:rPr>
      </w:pPr>
    </w:p>
    <w:p w14:paraId="20CF4CFF" w14:textId="0E4E85DB" w:rsidR="00A43513" w:rsidRDefault="006B0420" w:rsidP="0055160A">
      <w:pPr>
        <w:spacing w:line="276" w:lineRule="auto"/>
        <w:jc w:val="center"/>
        <w:rPr>
          <w:rFonts w:ascii="Bell MT" w:hAnsi="Bell MT"/>
        </w:rPr>
      </w:pPr>
      <w:bookmarkStart w:id="9" w:name="_Toc160552167"/>
      <w:r w:rsidRPr="008750A4">
        <w:rPr>
          <w:rStyle w:val="Ttulo1Car"/>
          <w:rFonts w:ascii="Bell MT" w:hAnsi="Bell MT"/>
        </w:rPr>
        <w:t xml:space="preserve">¿Qué son </w:t>
      </w:r>
      <w:r w:rsidR="00623881" w:rsidRPr="008750A4">
        <w:rPr>
          <w:rStyle w:val="Ttulo1Car"/>
          <w:rFonts w:ascii="Bell MT" w:hAnsi="Bell MT"/>
        </w:rPr>
        <w:t>las clases, los objetos y las instancias?</w:t>
      </w:r>
      <w:bookmarkEnd w:id="9"/>
      <w:r w:rsidR="00623881" w:rsidRPr="0055160A">
        <w:rPr>
          <w:rStyle w:val="Ttulo1Car"/>
        </w:rPr>
        <w:t xml:space="preserve"> </w:t>
      </w:r>
      <w:r w:rsidR="004E3F7E">
        <w:rPr>
          <w:rStyle w:val="Refdenotaalpie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footnoteReference w:id="1"/>
      </w:r>
    </w:p>
    <w:p w14:paraId="110A59AA" w14:textId="77777777" w:rsidR="00340501" w:rsidRPr="00340501" w:rsidRDefault="00340501" w:rsidP="0055160A">
      <w:pPr>
        <w:spacing w:line="276" w:lineRule="auto"/>
        <w:jc w:val="both"/>
        <w:rPr>
          <w:rFonts w:ascii="Bell MT" w:hAnsi="Bell MT"/>
        </w:rPr>
      </w:pPr>
    </w:p>
    <w:p w14:paraId="3E500A08" w14:textId="6035160C" w:rsidR="00414C3F" w:rsidRPr="00340501" w:rsidRDefault="007149C8" w:rsidP="0055160A">
      <w:pPr>
        <w:spacing w:line="276" w:lineRule="auto"/>
        <w:jc w:val="both"/>
        <w:rPr>
          <w:rFonts w:ascii="Bell MT" w:hAnsi="Bell MT"/>
        </w:rPr>
      </w:pPr>
      <w:r w:rsidRPr="00340501">
        <w:rPr>
          <w:rFonts w:ascii="Bell MT" w:hAnsi="Bell MT"/>
        </w:rPr>
        <w:t>En la metodología orientada a objetos</w:t>
      </w:r>
      <w:r w:rsidR="00E47BDE" w:rsidRPr="00340501">
        <w:rPr>
          <w:rFonts w:ascii="Bell MT" w:hAnsi="Bell MT"/>
        </w:rPr>
        <w:t xml:space="preserve"> hay que comenzar definiendo la estructura de los objetos. Imaginemos que queremos crear 2000 </w:t>
      </w:r>
      <w:r w:rsidR="00626B2D" w:rsidRPr="00340501">
        <w:rPr>
          <w:rFonts w:ascii="Bell MT" w:hAnsi="Bell MT"/>
        </w:rPr>
        <w:t>casas iguales</w:t>
      </w:r>
      <w:r w:rsidR="00361519" w:rsidRPr="00340501">
        <w:rPr>
          <w:rFonts w:ascii="Bell MT" w:hAnsi="Bell MT"/>
        </w:rPr>
        <w:t xml:space="preserve"> (con la misma </w:t>
      </w:r>
      <w:r w:rsidR="00046C5F" w:rsidRPr="00340501">
        <w:rPr>
          <w:rFonts w:ascii="Bell MT" w:hAnsi="Bell MT"/>
        </w:rPr>
        <w:t>estructura,</w:t>
      </w:r>
      <w:r w:rsidR="00361519" w:rsidRPr="00340501">
        <w:rPr>
          <w:rFonts w:ascii="Bell MT" w:hAnsi="Bell MT"/>
        </w:rPr>
        <w:t xml:space="preserve"> pero diferentes colores o materiales)</w:t>
      </w:r>
      <w:r w:rsidR="00626B2D" w:rsidRPr="00340501">
        <w:rPr>
          <w:rFonts w:ascii="Bell MT" w:hAnsi="Bell MT"/>
        </w:rPr>
        <w:t xml:space="preserve">. En vez </w:t>
      </w:r>
      <w:r w:rsidR="00361519" w:rsidRPr="00340501">
        <w:rPr>
          <w:rFonts w:ascii="Bell MT" w:hAnsi="Bell MT"/>
        </w:rPr>
        <w:t>de empezar</w:t>
      </w:r>
      <w:r w:rsidR="00626B2D" w:rsidRPr="00340501">
        <w:rPr>
          <w:rFonts w:ascii="Bell MT" w:hAnsi="Bell MT"/>
        </w:rPr>
        <w:t xml:space="preserve"> creando </w:t>
      </w:r>
      <w:r w:rsidR="00E41E5A" w:rsidRPr="00340501">
        <w:rPr>
          <w:rFonts w:ascii="Bell MT" w:hAnsi="Bell MT"/>
        </w:rPr>
        <w:t xml:space="preserve">cada casa desde cero, </w:t>
      </w:r>
      <w:r w:rsidR="00E76198" w:rsidRPr="00340501">
        <w:rPr>
          <w:rFonts w:ascii="Bell MT" w:hAnsi="Bell MT"/>
        </w:rPr>
        <w:t xml:space="preserve">primero definiremos un esquema </w:t>
      </w:r>
      <w:r w:rsidR="003F0554" w:rsidRPr="00340501">
        <w:rPr>
          <w:rFonts w:ascii="Bell MT" w:hAnsi="Bell MT"/>
        </w:rPr>
        <w:t>a partir del cual crearemos todas las c</w:t>
      </w:r>
      <w:r w:rsidR="002E76B7" w:rsidRPr="00340501">
        <w:rPr>
          <w:rFonts w:ascii="Bell MT" w:hAnsi="Bell MT"/>
        </w:rPr>
        <w:t>asas</w:t>
      </w:r>
      <w:r w:rsidR="00391C17" w:rsidRPr="00340501">
        <w:rPr>
          <w:rFonts w:ascii="Bell MT" w:hAnsi="Bell MT"/>
        </w:rPr>
        <w:t xml:space="preserve">, lo que en POO llamaremos </w:t>
      </w:r>
      <w:r w:rsidR="00391C17" w:rsidRPr="00340501">
        <w:rPr>
          <w:rFonts w:ascii="Bell MT" w:hAnsi="Bell MT"/>
          <w:highlight w:val="yellow"/>
        </w:rPr>
        <w:t>CLASE.</w:t>
      </w:r>
      <w:r w:rsidR="00391C17" w:rsidRPr="00340501">
        <w:rPr>
          <w:rFonts w:ascii="Bell MT" w:hAnsi="Bell MT"/>
        </w:rPr>
        <w:t xml:space="preserve"> </w:t>
      </w:r>
      <w:r w:rsidR="00964C11" w:rsidRPr="00340501">
        <w:rPr>
          <w:rFonts w:ascii="Bell MT" w:hAnsi="Bell MT"/>
        </w:rPr>
        <w:t>Cada una de las casas creadas a partir de ese esquema serán los</w:t>
      </w:r>
      <w:r w:rsidR="007540A9" w:rsidRPr="00340501">
        <w:rPr>
          <w:rFonts w:ascii="Bell MT" w:hAnsi="Bell MT"/>
        </w:rPr>
        <w:t xml:space="preserve"> </w:t>
      </w:r>
      <w:r w:rsidR="007540A9" w:rsidRPr="00340501">
        <w:rPr>
          <w:rFonts w:ascii="Bell MT" w:hAnsi="Bell MT"/>
          <w:highlight w:val="yellow"/>
        </w:rPr>
        <w:t>OBJETOS</w:t>
      </w:r>
      <w:r w:rsidR="0026096E" w:rsidRPr="00340501">
        <w:rPr>
          <w:rFonts w:ascii="Bell MT" w:hAnsi="Bell MT"/>
          <w:highlight w:val="yellow"/>
        </w:rPr>
        <w:t>,</w:t>
      </w:r>
      <w:r w:rsidR="0026096E" w:rsidRPr="00340501">
        <w:rPr>
          <w:rFonts w:ascii="Bell MT" w:hAnsi="Bell MT"/>
        </w:rPr>
        <w:t xml:space="preserve"> tienen una serie de características, llamadas </w:t>
      </w:r>
      <w:r w:rsidR="00973F50" w:rsidRPr="00340501">
        <w:rPr>
          <w:rFonts w:ascii="Bell MT" w:hAnsi="Bell MT"/>
        </w:rPr>
        <w:t xml:space="preserve">atributos, como podrían ser cantidad de </w:t>
      </w:r>
      <w:r w:rsidR="00F57988" w:rsidRPr="00340501">
        <w:rPr>
          <w:rFonts w:ascii="Bell MT" w:hAnsi="Bell MT"/>
        </w:rPr>
        <w:t>habitaciones</w:t>
      </w:r>
      <w:r w:rsidR="00973F50" w:rsidRPr="00340501">
        <w:rPr>
          <w:rFonts w:ascii="Bell MT" w:hAnsi="Bell MT"/>
        </w:rPr>
        <w:t xml:space="preserve">, </w:t>
      </w:r>
      <w:r w:rsidR="002C48C3" w:rsidRPr="00340501">
        <w:rPr>
          <w:rFonts w:ascii="Bell MT" w:hAnsi="Bell MT"/>
        </w:rPr>
        <w:t>material del que están hechas</w:t>
      </w:r>
      <w:r w:rsidR="00022AA0" w:rsidRPr="00340501">
        <w:rPr>
          <w:rFonts w:ascii="Bell MT" w:hAnsi="Bell MT"/>
        </w:rPr>
        <w:t xml:space="preserve"> las casas</w:t>
      </w:r>
      <w:r w:rsidR="00C37F1E" w:rsidRPr="00340501">
        <w:rPr>
          <w:rFonts w:ascii="Bell MT" w:hAnsi="Bell MT"/>
        </w:rPr>
        <w:t>, barrio en el que viven</w:t>
      </w:r>
      <w:r w:rsidR="002E4F05" w:rsidRPr="00340501">
        <w:rPr>
          <w:rFonts w:ascii="Bell MT" w:hAnsi="Bell MT"/>
        </w:rPr>
        <w:t>, habitantes de la casa</w:t>
      </w:r>
      <w:r w:rsidR="00193E4D" w:rsidRPr="00340501">
        <w:rPr>
          <w:rFonts w:ascii="Bell MT" w:hAnsi="Bell MT"/>
        </w:rPr>
        <w:t>…, y también engloban una serie de operaciones, denominadas métodos</w:t>
      </w:r>
      <w:r w:rsidR="002E4F05" w:rsidRPr="00340501">
        <w:rPr>
          <w:rFonts w:ascii="Bell MT" w:hAnsi="Bell MT"/>
        </w:rPr>
        <w:t>. En el ejemplo</w:t>
      </w:r>
      <w:r w:rsidR="009C086D" w:rsidRPr="00340501">
        <w:rPr>
          <w:rFonts w:ascii="Bell MT" w:hAnsi="Bell MT"/>
        </w:rPr>
        <w:t xml:space="preserve"> de las casas, </w:t>
      </w:r>
      <w:r w:rsidR="00CB33EA" w:rsidRPr="00340501">
        <w:rPr>
          <w:rFonts w:ascii="Bell MT" w:hAnsi="Bell MT"/>
        </w:rPr>
        <w:t>podríamos realizar ‘operaciones’ como</w:t>
      </w:r>
      <w:r w:rsidR="00C870A6" w:rsidRPr="00340501">
        <w:rPr>
          <w:rFonts w:ascii="Bell MT" w:hAnsi="Bell MT"/>
        </w:rPr>
        <w:t xml:space="preserve"> cambio de bar</w:t>
      </w:r>
      <w:r w:rsidR="00EC2F08" w:rsidRPr="00340501">
        <w:rPr>
          <w:rFonts w:ascii="Bell MT" w:hAnsi="Bell MT"/>
        </w:rPr>
        <w:t>rio (si fuese una prefabricada)</w:t>
      </w:r>
      <w:r w:rsidR="0034335E" w:rsidRPr="00340501">
        <w:rPr>
          <w:rFonts w:ascii="Bell MT" w:hAnsi="Bell MT"/>
        </w:rPr>
        <w:t>, cambio de habitantes</w:t>
      </w:r>
      <w:r w:rsidR="008A2BEE" w:rsidRPr="00340501">
        <w:rPr>
          <w:rFonts w:ascii="Bell MT" w:hAnsi="Bell MT"/>
        </w:rPr>
        <w:t>…</w:t>
      </w:r>
      <w:r w:rsidR="00BB5407" w:rsidRPr="00340501">
        <w:rPr>
          <w:rStyle w:val="Refdenotaalpie"/>
          <w:rFonts w:ascii="Bell MT" w:hAnsi="Bell MT"/>
        </w:rPr>
        <w:footnoteReference w:id="2"/>
      </w:r>
      <w:r w:rsidR="008A2BEE" w:rsidRPr="00340501">
        <w:rPr>
          <w:rFonts w:ascii="Bell MT" w:hAnsi="Bell MT"/>
        </w:rPr>
        <w:t xml:space="preserve"> </w:t>
      </w:r>
      <w:r w:rsidR="004D28C1" w:rsidRPr="00340501">
        <w:rPr>
          <w:rFonts w:ascii="Bell MT" w:hAnsi="Bell MT"/>
        </w:rPr>
        <w:t xml:space="preserve">Se dice que creamos una </w:t>
      </w:r>
      <w:r w:rsidR="004D28C1" w:rsidRPr="00340501">
        <w:rPr>
          <w:rFonts w:ascii="Bell MT" w:hAnsi="Bell MT"/>
          <w:highlight w:val="yellow"/>
        </w:rPr>
        <w:t>INSTANCIA</w:t>
      </w:r>
      <w:r w:rsidR="004D28C1" w:rsidRPr="00340501">
        <w:rPr>
          <w:rFonts w:ascii="Bell MT" w:hAnsi="Bell MT"/>
        </w:rPr>
        <w:t xml:space="preserve"> de dicha clase cuando creamos un nuevo objeto (una nueva casa)</w:t>
      </w:r>
    </w:p>
    <w:p w14:paraId="6392F840" w14:textId="24544490" w:rsidR="008A2BEE" w:rsidRPr="00340501" w:rsidRDefault="008A2BEE" w:rsidP="0055160A">
      <w:pPr>
        <w:spacing w:line="276" w:lineRule="auto"/>
        <w:jc w:val="both"/>
        <w:rPr>
          <w:rFonts w:ascii="Bell MT" w:hAnsi="Bell MT"/>
        </w:rPr>
      </w:pPr>
    </w:p>
    <w:p w14:paraId="034B318D" w14:textId="77777777" w:rsidR="008A2BEE" w:rsidRPr="00340501" w:rsidRDefault="008A2BEE" w:rsidP="0055160A">
      <w:pPr>
        <w:spacing w:line="276" w:lineRule="auto"/>
        <w:jc w:val="both"/>
        <w:rPr>
          <w:rFonts w:ascii="Bell MT" w:hAnsi="Bell MT"/>
        </w:rPr>
      </w:pPr>
    </w:p>
    <w:p w14:paraId="533A98A4" w14:textId="389F9037" w:rsidR="00414C3F" w:rsidRPr="00340501" w:rsidRDefault="00414C3F" w:rsidP="0055160A">
      <w:pPr>
        <w:spacing w:line="276" w:lineRule="auto"/>
        <w:jc w:val="both"/>
        <w:rPr>
          <w:rFonts w:ascii="Bell MT" w:hAnsi="Bell MT"/>
        </w:rPr>
      </w:pPr>
      <w:r w:rsidRPr="00340501">
        <w:rPr>
          <w:rFonts w:ascii="Bell MT" w:hAnsi="Bell MT"/>
          <w:highlight w:val="red"/>
        </w:rPr>
        <w:t>Resumen</w:t>
      </w:r>
    </w:p>
    <w:p w14:paraId="794C2E9A" w14:textId="472B98FD" w:rsidR="007078A9" w:rsidRPr="00340501" w:rsidRDefault="00414C3F" w:rsidP="0055160A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Bell MT" w:hAnsi="Bell MT"/>
        </w:rPr>
      </w:pPr>
      <w:r w:rsidRPr="00340501">
        <w:rPr>
          <w:rFonts w:ascii="Bell MT" w:hAnsi="Bell MT"/>
        </w:rPr>
        <w:t xml:space="preserve">Las </w:t>
      </w:r>
      <w:r w:rsidRPr="00340501">
        <w:rPr>
          <w:rFonts w:ascii="Bell MT" w:hAnsi="Bell MT"/>
          <w:b/>
          <w:bCs/>
        </w:rPr>
        <w:t>clases</w:t>
      </w:r>
      <w:r w:rsidRPr="00340501">
        <w:rPr>
          <w:rFonts w:ascii="Bell MT" w:hAnsi="Bell MT"/>
        </w:rPr>
        <w:t xml:space="preserve"> son </w:t>
      </w:r>
      <w:r w:rsidR="00B62D57" w:rsidRPr="00340501">
        <w:rPr>
          <w:rFonts w:ascii="Bell MT" w:hAnsi="Bell MT"/>
        </w:rPr>
        <w:t>las descripciones teóricas</w:t>
      </w:r>
      <w:r w:rsidRPr="00340501">
        <w:rPr>
          <w:rFonts w:ascii="Bell MT" w:hAnsi="Bell MT"/>
        </w:rPr>
        <w:t xml:space="preserve"> de los objetos, incluyen información sobre sus </w:t>
      </w:r>
      <w:r w:rsidR="006D7747" w:rsidRPr="00340501">
        <w:rPr>
          <w:rFonts w:ascii="Bell MT" w:hAnsi="Bell MT"/>
          <w:b/>
          <w:bCs/>
        </w:rPr>
        <w:t>ATRIBUTOS</w:t>
      </w:r>
      <w:r w:rsidR="006D7747" w:rsidRPr="00340501">
        <w:rPr>
          <w:rFonts w:ascii="Bell MT" w:hAnsi="Bell MT"/>
        </w:rPr>
        <w:t xml:space="preserve"> (sus datos) </w:t>
      </w:r>
      <w:r w:rsidRPr="00340501">
        <w:rPr>
          <w:rFonts w:ascii="Bell MT" w:hAnsi="Bell MT"/>
        </w:rPr>
        <w:t xml:space="preserve">y sus </w:t>
      </w:r>
      <w:r w:rsidR="006D7747" w:rsidRPr="00340501">
        <w:rPr>
          <w:rFonts w:ascii="Bell MT" w:hAnsi="Bell MT"/>
          <w:b/>
          <w:bCs/>
        </w:rPr>
        <w:t>MÉTODOS</w:t>
      </w:r>
      <w:r w:rsidR="00E41E5A" w:rsidRPr="00340501">
        <w:rPr>
          <w:rFonts w:ascii="Bell MT" w:hAnsi="Bell MT"/>
        </w:rPr>
        <w:t xml:space="preserve"> </w:t>
      </w:r>
      <w:r w:rsidR="006D7747" w:rsidRPr="00340501">
        <w:rPr>
          <w:rFonts w:ascii="Bell MT" w:hAnsi="Bell MT"/>
        </w:rPr>
        <w:t>(las operaciones que abarcan</w:t>
      </w:r>
      <w:r w:rsidR="00B62D57" w:rsidRPr="00340501">
        <w:rPr>
          <w:rFonts w:ascii="Bell MT" w:hAnsi="Bell MT"/>
        </w:rPr>
        <w:t>).</w:t>
      </w:r>
    </w:p>
    <w:p w14:paraId="0593C004" w14:textId="0C163132" w:rsidR="00D530C9" w:rsidRPr="00340501" w:rsidRDefault="00D530C9" w:rsidP="0055160A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Bell MT" w:hAnsi="Bell MT"/>
        </w:rPr>
      </w:pPr>
      <w:r w:rsidRPr="00340501">
        <w:rPr>
          <w:rFonts w:ascii="Bell MT" w:hAnsi="Bell MT"/>
        </w:rPr>
        <w:t xml:space="preserve">Los </w:t>
      </w:r>
      <w:r w:rsidRPr="00340501">
        <w:rPr>
          <w:rFonts w:ascii="Bell MT" w:hAnsi="Bell MT"/>
          <w:b/>
          <w:bCs/>
        </w:rPr>
        <w:t>objetos</w:t>
      </w:r>
      <w:r w:rsidRPr="00340501">
        <w:rPr>
          <w:rFonts w:ascii="Bell MT" w:hAnsi="Bell MT"/>
        </w:rPr>
        <w:t xml:space="preserve"> son </w:t>
      </w:r>
      <w:r w:rsidR="003F0B74" w:rsidRPr="00340501">
        <w:rPr>
          <w:rFonts w:ascii="Bell MT" w:hAnsi="Bell MT"/>
        </w:rPr>
        <w:t>‘cosas’ que podemos crear y definir, que tienen una serie de características</w:t>
      </w:r>
      <w:r w:rsidR="009C4FBA" w:rsidRPr="00340501">
        <w:rPr>
          <w:rFonts w:ascii="Bell MT" w:hAnsi="Bell MT"/>
        </w:rPr>
        <w:t xml:space="preserve"> </w:t>
      </w:r>
      <w:r w:rsidR="00785CDA" w:rsidRPr="00340501">
        <w:rPr>
          <w:rFonts w:ascii="Bell MT" w:hAnsi="Bell MT"/>
        </w:rPr>
        <w:t xml:space="preserve">(atributos) </w:t>
      </w:r>
      <w:r w:rsidR="003249AB" w:rsidRPr="00340501">
        <w:rPr>
          <w:rFonts w:ascii="Bell MT" w:hAnsi="Bell MT"/>
        </w:rPr>
        <w:t>y funciones propias</w:t>
      </w:r>
      <w:r w:rsidR="009C4FBA" w:rsidRPr="00340501">
        <w:rPr>
          <w:rFonts w:ascii="Bell MT" w:hAnsi="Bell MT"/>
        </w:rPr>
        <w:t xml:space="preserve"> </w:t>
      </w:r>
      <w:r w:rsidR="00785CDA" w:rsidRPr="00340501">
        <w:rPr>
          <w:rFonts w:ascii="Bell MT" w:hAnsi="Bell MT"/>
        </w:rPr>
        <w:t>(métodos)</w:t>
      </w:r>
      <w:r w:rsidR="00C702D9" w:rsidRPr="00340501">
        <w:rPr>
          <w:rFonts w:ascii="Bell MT" w:hAnsi="Bell MT"/>
        </w:rPr>
        <w:t>.</w:t>
      </w:r>
    </w:p>
    <w:p w14:paraId="29FC999B" w14:textId="46606BEE" w:rsidR="00E85A52" w:rsidRPr="00340501" w:rsidRDefault="00FE3813" w:rsidP="0055160A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Bell MT" w:hAnsi="Bell MT"/>
        </w:rPr>
      </w:pPr>
      <w:r w:rsidRPr="00340501">
        <w:rPr>
          <w:rFonts w:ascii="Bell MT" w:hAnsi="Bell MT"/>
        </w:rPr>
        <w:t xml:space="preserve">Las </w:t>
      </w:r>
      <w:r w:rsidRPr="00340501">
        <w:rPr>
          <w:rFonts w:ascii="Bell MT" w:hAnsi="Bell MT"/>
          <w:b/>
          <w:bCs/>
        </w:rPr>
        <w:t>instancias</w:t>
      </w:r>
      <w:r w:rsidR="003D64BB" w:rsidRPr="00340501">
        <w:rPr>
          <w:rFonts w:ascii="Bell MT" w:hAnsi="Bell MT"/>
        </w:rPr>
        <w:t xml:space="preserve"> </w:t>
      </w:r>
      <w:r w:rsidR="007C4FEF" w:rsidRPr="00340501">
        <w:rPr>
          <w:rFonts w:ascii="Bell MT" w:hAnsi="Bell MT"/>
        </w:rPr>
        <w:t>son procesos de creación de objetos</w:t>
      </w:r>
      <w:r w:rsidR="00C02E05" w:rsidRPr="00340501">
        <w:rPr>
          <w:rFonts w:ascii="Bell MT" w:hAnsi="Bell MT"/>
        </w:rPr>
        <w:t>. (Instanciar una clase</w:t>
      </w:r>
      <w:r w:rsidR="00964EC0">
        <w:rPr>
          <w:rFonts w:ascii="Bell MT" w:hAnsi="Bell MT"/>
        </w:rPr>
        <w:t xml:space="preserve"> = Usar la clase)</w:t>
      </w:r>
    </w:p>
    <w:p w14:paraId="40012E5C" w14:textId="08C682B6" w:rsidR="002F738A" w:rsidRDefault="00D61C84" w:rsidP="0055160A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Bell MT" w:hAnsi="Bell MT"/>
        </w:rPr>
      </w:pPr>
      <w:r w:rsidRPr="00340501">
        <w:rPr>
          <w:rFonts w:ascii="Bell MT" w:hAnsi="Bell MT"/>
        </w:rPr>
        <w:t xml:space="preserve">Un </w:t>
      </w:r>
      <w:r w:rsidRPr="00340501">
        <w:rPr>
          <w:rFonts w:ascii="Bell MT" w:hAnsi="Bell MT"/>
          <w:b/>
          <w:bCs/>
        </w:rPr>
        <w:t>evento</w:t>
      </w:r>
      <w:r w:rsidRPr="00340501">
        <w:rPr>
          <w:rFonts w:ascii="Bell MT" w:hAnsi="Bell MT"/>
        </w:rPr>
        <w:t xml:space="preserve"> es la ejecución </w:t>
      </w:r>
      <w:r w:rsidR="00156B59" w:rsidRPr="00340501">
        <w:rPr>
          <w:rFonts w:ascii="Bell MT" w:hAnsi="Bell MT"/>
        </w:rPr>
        <w:t>de una operación</w:t>
      </w:r>
      <w:r w:rsidR="00DD44A1" w:rsidRPr="00340501">
        <w:rPr>
          <w:rFonts w:ascii="Bell MT" w:hAnsi="Bell MT"/>
        </w:rPr>
        <w:t xml:space="preserve"> </w:t>
      </w:r>
    </w:p>
    <w:p w14:paraId="2BC27C5E" w14:textId="77777777" w:rsidR="0055160A" w:rsidRPr="00340501" w:rsidRDefault="0055160A" w:rsidP="0055160A">
      <w:pPr>
        <w:pStyle w:val="Prrafodelista"/>
        <w:spacing w:line="276" w:lineRule="auto"/>
        <w:jc w:val="both"/>
        <w:rPr>
          <w:rFonts w:ascii="Bell MT" w:hAnsi="Bell MT"/>
        </w:rPr>
      </w:pPr>
    </w:p>
    <w:p w14:paraId="46E83587" w14:textId="68A5BDA6" w:rsidR="007078A9" w:rsidRPr="009F2555" w:rsidRDefault="00DA7DD8" w:rsidP="006D720A">
      <w:pPr>
        <w:pStyle w:val="Ttulo1"/>
        <w:spacing w:line="276" w:lineRule="auto"/>
        <w:jc w:val="center"/>
        <w:rPr>
          <w:rFonts w:ascii="Bell MT" w:hAnsi="Bell MT"/>
        </w:rPr>
      </w:pPr>
      <w:bookmarkStart w:id="10" w:name="_Toc160552168"/>
      <w:r w:rsidRPr="009F2555">
        <w:rPr>
          <w:rFonts w:ascii="Bell MT" w:hAnsi="Bell MT"/>
        </w:rPr>
        <w:t xml:space="preserve">AMP </w:t>
      </w:r>
      <w:r w:rsidR="007B7A47" w:rsidRPr="009F2555">
        <w:rPr>
          <w:rFonts w:ascii="Bell MT" w:hAnsi="Bell MT"/>
        </w:rPr>
        <w:t>Ventajas de la POO</w:t>
      </w:r>
      <w:bookmarkEnd w:id="10"/>
    </w:p>
    <w:p w14:paraId="37668D25" w14:textId="77777777" w:rsidR="00B70108" w:rsidRPr="00B70108" w:rsidRDefault="00B70108" w:rsidP="0055160A">
      <w:pPr>
        <w:spacing w:line="276" w:lineRule="auto"/>
        <w:jc w:val="both"/>
      </w:pPr>
    </w:p>
    <w:p w14:paraId="060FA60E" w14:textId="2ECD52C0" w:rsidR="00CE1043" w:rsidRDefault="00CE1043" w:rsidP="0055160A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La ejecución del programa se reduce a comprender la interfaz de los objetos y la interacción entre ellos.</w:t>
      </w:r>
    </w:p>
    <w:p w14:paraId="25547FCE" w14:textId="33F86A8F" w:rsidR="00CE1043" w:rsidRDefault="00CE1043" w:rsidP="0055160A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Es posible crear clases a partir de otras clases ya existentes.</w:t>
      </w:r>
      <w:r w:rsidR="00BC562A">
        <w:rPr>
          <w:rFonts w:ascii="Bell MT" w:hAnsi="Bell MT"/>
        </w:rPr>
        <w:t xml:space="preserve"> Promueve la modula</w:t>
      </w:r>
      <w:r w:rsidR="005F2FE0">
        <w:rPr>
          <w:rFonts w:ascii="Bell MT" w:hAnsi="Bell MT"/>
        </w:rPr>
        <w:t xml:space="preserve">ción </w:t>
      </w:r>
      <w:r w:rsidR="00BC562A">
        <w:rPr>
          <w:rFonts w:ascii="Bell MT" w:hAnsi="Bell MT"/>
        </w:rPr>
        <w:t xml:space="preserve">y reduce el </w:t>
      </w:r>
      <w:r w:rsidR="005F2FE0">
        <w:rPr>
          <w:rFonts w:ascii="Bell MT" w:hAnsi="Bell MT"/>
        </w:rPr>
        <w:t>número</w:t>
      </w:r>
      <w:r w:rsidR="00BC562A">
        <w:rPr>
          <w:rFonts w:ascii="Bell MT" w:hAnsi="Bell MT"/>
        </w:rPr>
        <w:t xml:space="preserve"> de errores</w:t>
      </w:r>
      <w:r w:rsidR="00CA37C1">
        <w:rPr>
          <w:rFonts w:ascii="Bell MT" w:hAnsi="Bell MT"/>
        </w:rPr>
        <w:t>.</w:t>
      </w:r>
      <w:r w:rsidR="00EB4A06">
        <w:rPr>
          <w:rFonts w:ascii="Bell MT" w:hAnsi="Bell MT"/>
        </w:rPr>
        <w:t xml:space="preserve"> Se dice entonces que</w:t>
      </w:r>
      <w:r w:rsidR="00B077C5">
        <w:rPr>
          <w:rFonts w:ascii="Bell MT" w:hAnsi="Bell MT"/>
        </w:rPr>
        <w:t xml:space="preserve"> los nuevos objetos heredan todas las características del primero. </w:t>
      </w:r>
      <w:r w:rsidR="00B077C5" w:rsidRPr="00E2081E">
        <w:rPr>
          <w:rFonts w:ascii="Bell MT" w:hAnsi="Bell MT"/>
          <w:color w:val="7030A0"/>
        </w:rPr>
        <w:t>EJEMPLO:</w:t>
      </w:r>
      <w:r w:rsidR="00476AD0" w:rsidRPr="00E2081E">
        <w:rPr>
          <w:rFonts w:ascii="Bell MT" w:hAnsi="Bell MT"/>
          <w:color w:val="7030A0"/>
        </w:rPr>
        <w:t xml:space="preserve"> </w:t>
      </w:r>
      <w:r w:rsidR="00476AD0">
        <w:rPr>
          <w:rFonts w:ascii="Bell MT" w:hAnsi="Bell MT"/>
        </w:rPr>
        <w:t>Dentro del sistema del zoológico tenemos un objeto</w:t>
      </w:r>
      <w:r w:rsidR="00495B66">
        <w:rPr>
          <w:rFonts w:ascii="Bell MT" w:hAnsi="Bell MT"/>
        </w:rPr>
        <w:t xml:space="preserve"> llamado ‘animal’</w:t>
      </w:r>
      <w:r w:rsidR="002E2944">
        <w:rPr>
          <w:rFonts w:ascii="Bell MT" w:hAnsi="Bell MT"/>
        </w:rPr>
        <w:t xml:space="preserve">. Cuando queremos crear nuevos objetos como ‘Vaca’ o ‘Ciervo’, estos heredan las </w:t>
      </w:r>
      <w:r w:rsidR="00161610">
        <w:rPr>
          <w:rFonts w:ascii="Bell MT" w:hAnsi="Bell MT"/>
        </w:rPr>
        <w:t>características de ‘animal’ y nos permiten añadir atributos y métodos específicos para esos animales.</w:t>
      </w:r>
    </w:p>
    <w:p w14:paraId="3E146EA9" w14:textId="48245809" w:rsidR="00E2081E" w:rsidRDefault="00892BD5" w:rsidP="0055160A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Cuando creamos una clase, podemos reutilizarla en otros programas sin emplear todo el código</w:t>
      </w:r>
      <w:r w:rsidR="00E2081E">
        <w:rPr>
          <w:rFonts w:ascii="Bell MT" w:hAnsi="Bell MT"/>
        </w:rPr>
        <w:t>.</w:t>
      </w:r>
    </w:p>
    <w:p w14:paraId="2D0D3A2E" w14:textId="0B886817" w:rsidR="00E2081E" w:rsidRDefault="00E2081E" w:rsidP="0055160A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Cambios en el código</w:t>
      </w:r>
      <w:r w:rsidR="00AA0D0B">
        <w:rPr>
          <w:rFonts w:ascii="Bell MT" w:hAnsi="Bell MT"/>
        </w:rPr>
        <w:t xml:space="preserve"> de una clase no afectan al programa entero.</w:t>
      </w:r>
    </w:p>
    <w:p w14:paraId="2EDD27E6" w14:textId="141499CC" w:rsidR="00AA0D0B" w:rsidRDefault="005A389F" w:rsidP="0055160A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El</w:t>
      </w:r>
      <w:r w:rsidR="00AA0D0B">
        <w:rPr>
          <w:rFonts w:ascii="Bell MT" w:hAnsi="Bell MT"/>
        </w:rPr>
        <w:t xml:space="preserve"> interior de un objeto no es visible al exterior, </w:t>
      </w:r>
      <w:r>
        <w:rPr>
          <w:rFonts w:ascii="Bell MT" w:hAnsi="Bell MT"/>
        </w:rPr>
        <w:t>creando un código más seguro</w:t>
      </w:r>
      <w:r w:rsidR="008A54A8">
        <w:rPr>
          <w:rFonts w:ascii="Bell MT" w:hAnsi="Bell MT"/>
        </w:rPr>
        <w:t xml:space="preserve"> (Sabemos que una parte del código no va a modificar por error los datos utilizados en otra parte del código)</w:t>
      </w:r>
      <w:r w:rsidR="008A0A30">
        <w:rPr>
          <w:rFonts w:ascii="Bell MT" w:hAnsi="Bell MT"/>
        </w:rPr>
        <w:t>.</w:t>
      </w:r>
    </w:p>
    <w:p w14:paraId="09D81486" w14:textId="3CB5A94B" w:rsidR="008A0A30" w:rsidRPr="00E2081E" w:rsidRDefault="008A0A30" w:rsidP="0055160A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Dividir los problemas en partes más pequeñas nos permite testarlas de manera independiente</w:t>
      </w:r>
      <w:r w:rsidR="00DA7DD8">
        <w:rPr>
          <w:rFonts w:ascii="Bell MT" w:hAnsi="Bell MT"/>
        </w:rPr>
        <w:t xml:space="preserve"> -&gt; más </w:t>
      </w:r>
      <w:r w:rsidR="00504C23">
        <w:rPr>
          <w:rFonts w:ascii="Bell MT" w:hAnsi="Bell MT"/>
        </w:rPr>
        <w:t>fiabilidad</w:t>
      </w:r>
      <w:r w:rsidR="00DA7DD8">
        <w:rPr>
          <w:rFonts w:ascii="Bell MT" w:hAnsi="Bell MT"/>
        </w:rPr>
        <w:t>.</w:t>
      </w:r>
    </w:p>
    <w:p w14:paraId="58ADD16A" w14:textId="77777777" w:rsidR="007B7A47" w:rsidRDefault="007B7A47" w:rsidP="0055160A">
      <w:pPr>
        <w:spacing w:line="276" w:lineRule="auto"/>
        <w:jc w:val="both"/>
        <w:rPr>
          <w:rFonts w:ascii="Bell MT" w:hAnsi="Bell MT"/>
        </w:rPr>
      </w:pPr>
    </w:p>
    <w:p w14:paraId="740F0932" w14:textId="6D685845" w:rsidR="007078A9" w:rsidRPr="00864214" w:rsidRDefault="008529E6" w:rsidP="00864214">
      <w:pPr>
        <w:pStyle w:val="Ttulo1"/>
        <w:jc w:val="center"/>
        <w:rPr>
          <w:rFonts w:ascii="Bell MT" w:hAnsi="Bell MT"/>
        </w:rPr>
      </w:pPr>
      <w:bookmarkStart w:id="11" w:name="_Toc160552169"/>
      <w:r w:rsidRPr="00864214">
        <w:rPr>
          <w:rFonts w:ascii="Bell MT" w:hAnsi="Bell MT"/>
        </w:rPr>
        <w:t xml:space="preserve">Tipos de </w:t>
      </w:r>
      <w:r w:rsidR="002B7555" w:rsidRPr="00864214">
        <w:rPr>
          <w:rFonts w:ascii="Bell MT" w:hAnsi="Bell MT"/>
        </w:rPr>
        <w:t>niveles de acceso</w:t>
      </w:r>
      <w:r w:rsidR="00F50EC7">
        <w:rPr>
          <w:rStyle w:val="Refdenotaalpie"/>
          <w:rFonts w:ascii="Bell MT" w:hAnsi="Bell MT"/>
        </w:rPr>
        <w:footnoteReference w:id="3"/>
      </w:r>
      <w:bookmarkEnd w:id="11"/>
    </w:p>
    <w:p w14:paraId="25BA9F44" w14:textId="77777777" w:rsidR="00864214" w:rsidRDefault="00864214" w:rsidP="0055160A">
      <w:pPr>
        <w:spacing w:line="276" w:lineRule="auto"/>
        <w:jc w:val="both"/>
        <w:rPr>
          <w:rFonts w:ascii="Bell MT" w:hAnsi="Bell MT"/>
        </w:rPr>
      </w:pPr>
    </w:p>
    <w:p w14:paraId="3972AD99" w14:textId="1BF86989" w:rsidR="002B7555" w:rsidRDefault="00F50EC7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Son</w:t>
      </w:r>
      <w:r w:rsidR="00174A9C">
        <w:rPr>
          <w:rFonts w:ascii="Bell MT" w:hAnsi="Bell MT"/>
        </w:rPr>
        <w:t xml:space="preserve"> </w:t>
      </w:r>
      <w:r w:rsidR="00504C23">
        <w:rPr>
          <w:rFonts w:ascii="Bell MT" w:hAnsi="Bell MT"/>
        </w:rPr>
        <w:t xml:space="preserve">las restricciones que tiene un dato para ser accedido. </w:t>
      </w:r>
      <w:r w:rsidR="00C610DF">
        <w:rPr>
          <w:rFonts w:ascii="Bell MT" w:hAnsi="Bell MT"/>
        </w:rPr>
        <w:t>Se dan en clases y objetos.</w:t>
      </w:r>
    </w:p>
    <w:p w14:paraId="503A824C" w14:textId="77777777" w:rsidR="000141F5" w:rsidRPr="00340501" w:rsidRDefault="000141F5" w:rsidP="0055160A">
      <w:pPr>
        <w:spacing w:line="276" w:lineRule="auto"/>
        <w:jc w:val="both"/>
        <w:rPr>
          <w:rFonts w:ascii="Bell MT" w:hAnsi="Bell MT"/>
        </w:rPr>
      </w:pPr>
    </w:p>
    <w:p w14:paraId="014C1B8E" w14:textId="43219EB1" w:rsidR="007078A9" w:rsidRPr="002C42D0" w:rsidRDefault="007078A9" w:rsidP="00F50EC7">
      <w:pPr>
        <w:pStyle w:val="Ttulo2"/>
        <w:rPr>
          <w:rFonts w:ascii="Bell MT" w:hAnsi="Bell MT"/>
          <w:sz w:val="28"/>
          <w:szCs w:val="28"/>
        </w:rPr>
      </w:pPr>
      <w:bookmarkStart w:id="12" w:name="_Toc160552170"/>
      <w:r w:rsidRPr="002C42D0">
        <w:rPr>
          <w:rFonts w:ascii="Bell MT" w:hAnsi="Bell MT"/>
          <w:sz w:val="28"/>
          <w:szCs w:val="28"/>
        </w:rPr>
        <w:t>-Privado</w:t>
      </w:r>
      <w:bookmarkEnd w:id="12"/>
    </w:p>
    <w:p w14:paraId="3BA1D467" w14:textId="6CE35F52" w:rsidR="000141F5" w:rsidRDefault="00BC7795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 xml:space="preserve">Algo (clase, función o variable) está en privado </w:t>
      </w:r>
      <w:r w:rsidR="00D21C2E">
        <w:rPr>
          <w:rFonts w:ascii="Bell MT" w:hAnsi="Bell MT"/>
        </w:rPr>
        <w:t>y solo</w:t>
      </w:r>
      <w:r>
        <w:rPr>
          <w:rFonts w:ascii="Bell MT" w:hAnsi="Bell MT"/>
        </w:rPr>
        <w:t xml:space="preserve"> puede ser accesible a los métodos de la misma clase</w:t>
      </w:r>
      <w:r w:rsidR="00D21C2E">
        <w:rPr>
          <w:rFonts w:ascii="Bell MT" w:hAnsi="Bell MT"/>
        </w:rPr>
        <w:t xml:space="preserve"> en la que la variable o método</w:t>
      </w:r>
      <w:r w:rsidR="00836D0C">
        <w:rPr>
          <w:rFonts w:ascii="Bell MT" w:hAnsi="Bell MT"/>
        </w:rPr>
        <w:t xml:space="preserve"> se ha declarado.</w:t>
      </w:r>
    </w:p>
    <w:p w14:paraId="7724F007" w14:textId="77777777" w:rsidR="002C42D0" w:rsidRDefault="002C42D0" w:rsidP="0055160A">
      <w:pPr>
        <w:spacing w:line="276" w:lineRule="auto"/>
        <w:jc w:val="both"/>
        <w:rPr>
          <w:rFonts w:ascii="Bell MT" w:hAnsi="Bell MT"/>
        </w:rPr>
      </w:pPr>
    </w:p>
    <w:p w14:paraId="6FE9C924" w14:textId="6D9751D8" w:rsidR="00836D0C" w:rsidRPr="002C42D0" w:rsidRDefault="00836D0C" w:rsidP="0055160A">
      <w:pPr>
        <w:spacing w:line="276" w:lineRule="auto"/>
        <w:jc w:val="both"/>
        <w:rPr>
          <w:rFonts w:ascii="Bell MT" w:hAnsi="Bell MT"/>
          <w:color w:val="7030A0"/>
        </w:rPr>
      </w:pPr>
      <w:r w:rsidRPr="002C42D0">
        <w:rPr>
          <w:rFonts w:ascii="Bell MT" w:hAnsi="Bell MT"/>
          <w:color w:val="7030A0"/>
        </w:rPr>
        <w:t>EJEMPLO</w:t>
      </w:r>
    </w:p>
    <w:p w14:paraId="64B91F44" w14:textId="785B971E" w:rsidR="00836D0C" w:rsidRPr="00B53987" w:rsidRDefault="00836D0C" w:rsidP="00B53987">
      <w:r>
        <w:rPr>
          <w:rFonts w:ascii="Bell MT" w:hAnsi="Bell MT"/>
        </w:rPr>
        <w:t>Suponemos que trabajamos dentro de una clase: ‘Persona’:</w:t>
      </w:r>
    </w:p>
    <w:p w14:paraId="4EDB9E17" w14:textId="05967856" w:rsidR="00836D0C" w:rsidRPr="005D7453" w:rsidRDefault="00836D0C" w:rsidP="0055160A">
      <w:pPr>
        <w:spacing w:line="276" w:lineRule="auto"/>
        <w:jc w:val="both"/>
        <w:rPr>
          <w:rFonts w:ascii="Courier New" w:hAnsi="Courier New" w:cs="Courier New"/>
        </w:rPr>
      </w:pPr>
      <w:r w:rsidRPr="005D7453">
        <w:rPr>
          <w:rFonts w:ascii="Courier New" w:hAnsi="Courier New" w:cs="Courier New"/>
        </w:rPr>
        <w:tab/>
      </w:r>
      <w:proofErr w:type="spellStart"/>
      <w:r w:rsidRPr="005D7453">
        <w:rPr>
          <w:rFonts w:ascii="Courier New" w:hAnsi="Courier New" w:cs="Courier New"/>
        </w:rPr>
        <w:t>private</w:t>
      </w:r>
      <w:proofErr w:type="spellEnd"/>
      <w:r w:rsidRPr="005D7453">
        <w:rPr>
          <w:rFonts w:ascii="Courier New" w:hAnsi="Courier New" w:cs="Courier New"/>
        </w:rPr>
        <w:t xml:space="preserve"> </w:t>
      </w:r>
      <w:proofErr w:type="spellStart"/>
      <w:r w:rsidRPr="005D7453">
        <w:rPr>
          <w:rFonts w:ascii="Courier New" w:hAnsi="Courier New" w:cs="Courier New"/>
        </w:rPr>
        <w:t>int</w:t>
      </w:r>
      <w:proofErr w:type="spellEnd"/>
      <w:r w:rsidRPr="005D7453">
        <w:rPr>
          <w:rFonts w:ascii="Courier New" w:hAnsi="Courier New" w:cs="Courier New"/>
        </w:rPr>
        <w:t xml:space="preserve"> Edad;</w:t>
      </w:r>
    </w:p>
    <w:p w14:paraId="700CF3E0" w14:textId="045AE1C4" w:rsidR="004E3F7E" w:rsidRDefault="004E3F7E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La variable Edad solo será visible dentro de la clase</w:t>
      </w:r>
      <w:r w:rsidR="0080588E">
        <w:rPr>
          <w:rFonts w:ascii="Bell MT" w:hAnsi="Bell MT"/>
        </w:rPr>
        <w:t>, y al intentar acceder a ella:</w:t>
      </w:r>
    </w:p>
    <w:p w14:paraId="1BFA67B8" w14:textId="640DC315" w:rsidR="0080588E" w:rsidRPr="00861ED0" w:rsidRDefault="0080588E" w:rsidP="0055160A">
      <w:pPr>
        <w:spacing w:line="276" w:lineRule="auto"/>
        <w:jc w:val="both"/>
        <w:rPr>
          <w:rFonts w:ascii="Courier New" w:hAnsi="Courier New" w:cs="Courier New"/>
        </w:rPr>
      </w:pPr>
      <w:r>
        <w:rPr>
          <w:rFonts w:ascii="Bell MT" w:hAnsi="Bell MT"/>
        </w:rPr>
        <w:tab/>
      </w:r>
      <w:r w:rsidRPr="00861ED0">
        <w:rPr>
          <w:rFonts w:ascii="Courier New" w:hAnsi="Courier New" w:cs="Courier New"/>
        </w:rPr>
        <w:t xml:space="preserve">Persona </w:t>
      </w:r>
      <w:proofErr w:type="spellStart"/>
      <w:r w:rsidRPr="00861ED0">
        <w:rPr>
          <w:rFonts w:ascii="Courier New" w:hAnsi="Courier New" w:cs="Courier New"/>
        </w:rPr>
        <w:t>person</w:t>
      </w:r>
      <w:proofErr w:type="spellEnd"/>
      <w:r w:rsidRPr="00861ED0">
        <w:rPr>
          <w:rFonts w:ascii="Courier New" w:hAnsi="Courier New" w:cs="Courier New"/>
        </w:rPr>
        <w:t>;</w:t>
      </w:r>
    </w:p>
    <w:p w14:paraId="04CFA84C" w14:textId="03F844E0" w:rsidR="0080588E" w:rsidRPr="00861ED0" w:rsidRDefault="0080588E" w:rsidP="0055160A">
      <w:pPr>
        <w:spacing w:line="276" w:lineRule="auto"/>
        <w:jc w:val="both"/>
        <w:rPr>
          <w:rFonts w:ascii="Courier New" w:hAnsi="Courier New" w:cs="Courier New"/>
        </w:rPr>
      </w:pPr>
      <w:r w:rsidRPr="00861ED0">
        <w:rPr>
          <w:rFonts w:ascii="Courier New" w:hAnsi="Courier New" w:cs="Courier New"/>
        </w:rPr>
        <w:tab/>
      </w:r>
      <w:proofErr w:type="spellStart"/>
      <w:r w:rsidRPr="00861ED0">
        <w:rPr>
          <w:rFonts w:ascii="Courier New" w:hAnsi="Courier New" w:cs="Courier New"/>
        </w:rPr>
        <w:t>person</w:t>
      </w:r>
      <w:proofErr w:type="spellEnd"/>
      <w:r w:rsidRPr="00861ED0">
        <w:rPr>
          <w:rFonts w:ascii="Courier New" w:hAnsi="Courier New" w:cs="Courier New"/>
        </w:rPr>
        <w:t xml:space="preserve"> =</w:t>
      </w:r>
      <w:r w:rsidR="005024CF" w:rsidRPr="00861ED0">
        <w:rPr>
          <w:rFonts w:ascii="Courier New" w:hAnsi="Courier New" w:cs="Courier New"/>
        </w:rPr>
        <w:t xml:space="preserve"> new Persona();</w:t>
      </w:r>
    </w:p>
    <w:p w14:paraId="7C807D03" w14:textId="66F68ECE" w:rsidR="005024CF" w:rsidRPr="00861ED0" w:rsidRDefault="005024CF" w:rsidP="005024CF">
      <w:pPr>
        <w:spacing w:line="276" w:lineRule="auto"/>
        <w:ind w:firstLine="708"/>
        <w:jc w:val="both"/>
        <w:rPr>
          <w:rFonts w:ascii="Courier New" w:hAnsi="Courier New" w:cs="Courier New"/>
        </w:rPr>
      </w:pPr>
      <w:proofErr w:type="spellStart"/>
      <w:r w:rsidRPr="00861ED0">
        <w:rPr>
          <w:rFonts w:ascii="Courier New" w:hAnsi="Courier New" w:cs="Courier New"/>
        </w:rPr>
        <w:t>person.Edad</w:t>
      </w:r>
      <w:proofErr w:type="spellEnd"/>
      <w:r w:rsidRPr="00861ED0">
        <w:rPr>
          <w:rFonts w:ascii="Courier New" w:hAnsi="Courier New" w:cs="Courier New"/>
        </w:rPr>
        <w:t xml:space="preserve"> = 20</w:t>
      </w:r>
    </w:p>
    <w:p w14:paraId="24FD6359" w14:textId="40AD24E1" w:rsidR="0080588E" w:rsidRPr="00340501" w:rsidRDefault="005024CF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 xml:space="preserve">La </w:t>
      </w:r>
      <w:r w:rsidR="00861ED0">
        <w:rPr>
          <w:rFonts w:ascii="Bell MT" w:hAnsi="Bell MT"/>
        </w:rPr>
        <w:t>tercera línea</w:t>
      </w:r>
      <w:r>
        <w:rPr>
          <w:rFonts w:ascii="Bell MT" w:hAnsi="Bell MT"/>
        </w:rPr>
        <w:t xml:space="preserve"> nos dará error al no ser visible</w:t>
      </w:r>
      <w:r w:rsidR="00861ED0">
        <w:rPr>
          <w:rFonts w:ascii="Bell MT" w:hAnsi="Bell MT"/>
        </w:rPr>
        <w:t>.</w:t>
      </w:r>
    </w:p>
    <w:p w14:paraId="74A7925E" w14:textId="0B8C1BEA" w:rsidR="007078A9" w:rsidRPr="00A277CC" w:rsidRDefault="008344ED" w:rsidP="00B53987">
      <w:pPr>
        <w:pStyle w:val="Ttulo2"/>
        <w:rPr>
          <w:rFonts w:ascii="Bell MT" w:hAnsi="Bell MT"/>
          <w:sz w:val="28"/>
          <w:szCs w:val="28"/>
        </w:rPr>
      </w:pPr>
      <w:bookmarkStart w:id="13" w:name="_Toc160552171"/>
      <w:r w:rsidRPr="00A277CC">
        <w:rPr>
          <w:rFonts w:ascii="Bell MT" w:hAnsi="Bell MT"/>
          <w:sz w:val="28"/>
          <w:szCs w:val="28"/>
        </w:rPr>
        <w:t>+</w:t>
      </w:r>
      <w:r w:rsidR="007078A9" w:rsidRPr="00A277CC">
        <w:rPr>
          <w:rFonts w:ascii="Bell MT" w:hAnsi="Bell MT"/>
          <w:sz w:val="28"/>
          <w:szCs w:val="28"/>
        </w:rPr>
        <w:t>Publico</w:t>
      </w:r>
      <w:bookmarkEnd w:id="13"/>
    </w:p>
    <w:p w14:paraId="1CD458B5" w14:textId="739CB79A" w:rsidR="002B570F" w:rsidRDefault="002E4163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 xml:space="preserve">Algo es </w:t>
      </w:r>
      <w:r w:rsidR="00C65DDB">
        <w:rPr>
          <w:rFonts w:ascii="Bell MT" w:hAnsi="Bell MT"/>
        </w:rPr>
        <w:t>público</w:t>
      </w:r>
      <w:r>
        <w:rPr>
          <w:rFonts w:ascii="Bell MT" w:hAnsi="Bell MT"/>
        </w:rPr>
        <w:t xml:space="preserve"> y se puede acceder de manera universal a las clases,</w:t>
      </w:r>
      <w:r w:rsidR="00C65DDB">
        <w:rPr>
          <w:rFonts w:ascii="Bell MT" w:hAnsi="Bell MT"/>
        </w:rPr>
        <w:t xml:space="preserve"> </w:t>
      </w:r>
      <w:r>
        <w:rPr>
          <w:rFonts w:ascii="Bell MT" w:hAnsi="Bell MT"/>
        </w:rPr>
        <w:t>variables y los métodos que hemos creado.</w:t>
      </w:r>
    </w:p>
    <w:p w14:paraId="558E6811" w14:textId="77777777" w:rsidR="00C65DDB" w:rsidRDefault="00C65DDB" w:rsidP="0055160A">
      <w:pPr>
        <w:spacing w:line="276" w:lineRule="auto"/>
        <w:jc w:val="both"/>
        <w:rPr>
          <w:rFonts w:ascii="Bell MT" w:hAnsi="Bell MT"/>
        </w:rPr>
      </w:pPr>
    </w:p>
    <w:p w14:paraId="278734E8" w14:textId="6035E68A" w:rsidR="005D7453" w:rsidRDefault="00C65DDB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Siempre se podrá acceder desde</w:t>
      </w:r>
      <w:r w:rsidR="00B53987">
        <w:rPr>
          <w:rFonts w:ascii="Bell MT" w:hAnsi="Bell MT"/>
        </w:rPr>
        <w:t xml:space="preserve"> </w:t>
      </w:r>
      <w:r>
        <w:rPr>
          <w:rFonts w:ascii="Bell MT" w:hAnsi="Bell MT"/>
        </w:rPr>
        <w:t>cualquier lugar del código</w:t>
      </w:r>
    </w:p>
    <w:p w14:paraId="2F476002" w14:textId="77777777" w:rsidR="005D7453" w:rsidRPr="00340501" w:rsidRDefault="005D7453" w:rsidP="0055160A">
      <w:pPr>
        <w:spacing w:line="276" w:lineRule="auto"/>
        <w:jc w:val="both"/>
        <w:rPr>
          <w:rFonts w:ascii="Bell MT" w:hAnsi="Bell MT"/>
        </w:rPr>
      </w:pPr>
    </w:p>
    <w:p w14:paraId="31B7CD41" w14:textId="3AD1F314" w:rsidR="007078A9" w:rsidRPr="00A277CC" w:rsidRDefault="008344ED" w:rsidP="00B53987">
      <w:pPr>
        <w:pStyle w:val="Ttulo2"/>
        <w:rPr>
          <w:rFonts w:ascii="Bell MT" w:hAnsi="Bell MT"/>
          <w:sz w:val="28"/>
          <w:szCs w:val="28"/>
        </w:rPr>
      </w:pPr>
      <w:bookmarkStart w:id="14" w:name="_Toc160552172"/>
      <w:r w:rsidRPr="00A277CC">
        <w:rPr>
          <w:rFonts w:ascii="Bell MT" w:hAnsi="Bell MT"/>
          <w:sz w:val="28"/>
          <w:szCs w:val="28"/>
        </w:rPr>
        <w:t>#</w:t>
      </w:r>
      <w:r w:rsidR="007078A9" w:rsidRPr="00A277CC">
        <w:rPr>
          <w:rFonts w:ascii="Bell MT" w:hAnsi="Bell MT"/>
          <w:sz w:val="28"/>
          <w:szCs w:val="28"/>
        </w:rPr>
        <w:t>Protegido</w:t>
      </w:r>
      <w:bookmarkEnd w:id="14"/>
    </w:p>
    <w:p w14:paraId="212D37F2" w14:textId="4DB9D0A3" w:rsidR="00C65DDB" w:rsidRDefault="005D7453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 xml:space="preserve">Algo está protegido y solo es </w:t>
      </w:r>
      <w:r w:rsidR="001245E3">
        <w:rPr>
          <w:rFonts w:ascii="Bell MT" w:hAnsi="Bell MT"/>
        </w:rPr>
        <w:t>accesible</w:t>
      </w:r>
      <w:r>
        <w:rPr>
          <w:rFonts w:ascii="Bell MT" w:hAnsi="Bell MT"/>
        </w:rPr>
        <w:t xml:space="preserve"> desde los métodos definidos en las clases que pertenecen al mismo </w:t>
      </w:r>
      <w:r w:rsidR="00A340B3">
        <w:rPr>
          <w:rFonts w:ascii="Bell MT" w:hAnsi="Bell MT"/>
        </w:rPr>
        <w:t>p</w:t>
      </w:r>
      <w:r>
        <w:rPr>
          <w:rFonts w:ascii="Bell MT" w:hAnsi="Bell MT"/>
        </w:rPr>
        <w:t xml:space="preserve">aquete, semejante a </w:t>
      </w:r>
      <w:proofErr w:type="spellStart"/>
      <w:r>
        <w:rPr>
          <w:rFonts w:ascii="Bell MT" w:hAnsi="Bell MT"/>
        </w:rPr>
        <w:t>private</w:t>
      </w:r>
      <w:proofErr w:type="spellEnd"/>
      <w:r>
        <w:rPr>
          <w:rFonts w:ascii="Bell MT" w:hAnsi="Bell MT"/>
        </w:rPr>
        <w:t>.</w:t>
      </w:r>
    </w:p>
    <w:p w14:paraId="39BE8013" w14:textId="381EF914" w:rsidR="00C65DDB" w:rsidRDefault="001245E3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Es accesible desde cualquier función de cualquier subclase</w:t>
      </w:r>
      <w:r w:rsidR="00F90EF4">
        <w:rPr>
          <w:rFonts w:ascii="Bell MT" w:hAnsi="Bell MT"/>
        </w:rPr>
        <w:t xml:space="preserve"> (las clases heredadas)</w:t>
      </w:r>
    </w:p>
    <w:p w14:paraId="1859B437" w14:textId="67EC4B8F" w:rsidR="00F90EF4" w:rsidRDefault="00F90EF4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Es apropiado para una subclase; no para una clase sin relación</w:t>
      </w:r>
    </w:p>
    <w:p w14:paraId="46A1C2D5" w14:textId="77777777" w:rsidR="00330A90" w:rsidRDefault="00330A90" w:rsidP="0055160A">
      <w:pPr>
        <w:spacing w:line="276" w:lineRule="auto"/>
        <w:jc w:val="both"/>
        <w:rPr>
          <w:rFonts w:ascii="Bell MT" w:hAnsi="Bell MT"/>
        </w:rPr>
      </w:pPr>
    </w:p>
    <w:p w14:paraId="3C53F5BA" w14:textId="18ED6847" w:rsidR="00330A90" w:rsidRPr="002B570F" w:rsidRDefault="00330A90" w:rsidP="0055160A">
      <w:pPr>
        <w:spacing w:line="276" w:lineRule="auto"/>
        <w:jc w:val="both"/>
        <w:rPr>
          <w:rFonts w:ascii="Bell MT" w:hAnsi="Bell MT"/>
          <w:color w:val="7030A0"/>
        </w:rPr>
      </w:pPr>
      <w:r w:rsidRPr="002B570F">
        <w:rPr>
          <w:rFonts w:ascii="Bell MT" w:hAnsi="Bell MT"/>
          <w:color w:val="7030A0"/>
        </w:rPr>
        <w:t>EJEMPLO (continuación)</w:t>
      </w:r>
    </w:p>
    <w:p w14:paraId="5D9B5E58" w14:textId="1EC33690" w:rsidR="00330A90" w:rsidRPr="001C1A2A" w:rsidRDefault="00330A90" w:rsidP="0055160A">
      <w:pPr>
        <w:spacing w:line="276" w:lineRule="auto"/>
        <w:jc w:val="both"/>
        <w:rPr>
          <w:rFonts w:ascii="Courier New" w:hAnsi="Courier New" w:cs="Courier New"/>
        </w:rPr>
      </w:pPr>
      <w:r w:rsidRPr="001C1A2A">
        <w:rPr>
          <w:rFonts w:ascii="Courier New" w:hAnsi="Courier New" w:cs="Courier New"/>
        </w:rPr>
        <w:tab/>
      </w:r>
      <w:proofErr w:type="spellStart"/>
      <w:r w:rsidRPr="001C1A2A">
        <w:rPr>
          <w:rFonts w:ascii="Courier New" w:hAnsi="Courier New" w:cs="Courier New"/>
        </w:rPr>
        <w:t>protected</w:t>
      </w:r>
      <w:proofErr w:type="spellEnd"/>
      <w:r w:rsidRPr="001C1A2A">
        <w:rPr>
          <w:rFonts w:ascii="Courier New" w:hAnsi="Courier New" w:cs="Courier New"/>
        </w:rPr>
        <w:t xml:space="preserve"> </w:t>
      </w:r>
      <w:proofErr w:type="spellStart"/>
      <w:r w:rsidRPr="001C1A2A">
        <w:rPr>
          <w:rFonts w:ascii="Courier New" w:hAnsi="Courier New" w:cs="Courier New"/>
        </w:rPr>
        <w:t>int</w:t>
      </w:r>
      <w:proofErr w:type="spellEnd"/>
      <w:r w:rsidRPr="001C1A2A">
        <w:rPr>
          <w:rFonts w:ascii="Courier New" w:hAnsi="Courier New" w:cs="Courier New"/>
        </w:rPr>
        <w:t xml:space="preserve"> Edad;</w:t>
      </w:r>
    </w:p>
    <w:p w14:paraId="207F8333" w14:textId="3C3308D3" w:rsidR="00330A90" w:rsidRDefault="00C47100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Tenemos el mismo resultado anterior.</w:t>
      </w:r>
    </w:p>
    <w:p w14:paraId="7BD461AB" w14:textId="0B3D2B27" w:rsidR="00C47100" w:rsidRDefault="00C47100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 xml:space="preserve">Si heredamos la clase Persona, </w:t>
      </w:r>
      <w:r w:rsidR="001C1A2A">
        <w:rPr>
          <w:rFonts w:ascii="Bell MT" w:hAnsi="Bell MT"/>
        </w:rPr>
        <w:t>la variable</w:t>
      </w:r>
      <w:r>
        <w:rPr>
          <w:rFonts w:ascii="Bell MT" w:hAnsi="Bell MT"/>
        </w:rPr>
        <w:t xml:space="preserve"> Edad será visible</w:t>
      </w:r>
      <w:r w:rsidR="001C1A2A">
        <w:rPr>
          <w:rFonts w:ascii="Bell MT" w:hAnsi="Bell MT"/>
        </w:rPr>
        <w:t xml:space="preserve"> y tratada como privada.</w:t>
      </w:r>
    </w:p>
    <w:p w14:paraId="44EA6F5A" w14:textId="241BF2C6" w:rsidR="001C1A2A" w:rsidRPr="00340501" w:rsidRDefault="001C1A2A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*si volviéramos a heredar la nueva clase ya no tendríamos acceso.</w:t>
      </w:r>
    </w:p>
    <w:p w14:paraId="1784427E" w14:textId="77777777" w:rsidR="007078A9" w:rsidRPr="00340501" w:rsidRDefault="007078A9" w:rsidP="0055160A">
      <w:pPr>
        <w:spacing w:line="276" w:lineRule="auto"/>
        <w:jc w:val="both"/>
        <w:rPr>
          <w:rFonts w:ascii="Bell MT" w:hAnsi="Bell MT"/>
        </w:rPr>
      </w:pPr>
    </w:p>
    <w:p w14:paraId="5DD799BD" w14:textId="4D564C06" w:rsidR="007078A9" w:rsidRPr="00340501" w:rsidRDefault="007078A9" w:rsidP="0055160A">
      <w:pPr>
        <w:spacing w:line="276" w:lineRule="auto"/>
        <w:jc w:val="both"/>
        <w:rPr>
          <w:rFonts w:ascii="Bell MT" w:hAnsi="Bell MT"/>
        </w:rPr>
      </w:pPr>
      <w:r w:rsidRPr="00340501">
        <w:rPr>
          <w:rFonts w:ascii="Bell MT" w:hAnsi="Bell MT"/>
        </w:rPr>
        <w:t>Los atributos siempre son privados; si</w:t>
      </w:r>
      <w:r w:rsidR="002B570F">
        <w:rPr>
          <w:rFonts w:ascii="Bell MT" w:hAnsi="Bell MT"/>
        </w:rPr>
        <w:t xml:space="preserve"> </w:t>
      </w:r>
      <w:r w:rsidRPr="00340501">
        <w:rPr>
          <w:rFonts w:ascii="Bell MT" w:hAnsi="Bell MT"/>
        </w:rPr>
        <w:t>se quiere consultar algo, debe ser a través de un método que puede ser de varios tipos de acceso</w:t>
      </w:r>
      <w:r w:rsidR="002B570F">
        <w:rPr>
          <w:rFonts w:ascii="Bell MT" w:hAnsi="Bell MT"/>
        </w:rPr>
        <w:t>.</w:t>
      </w:r>
    </w:p>
    <w:p w14:paraId="5989ED88" w14:textId="77777777" w:rsidR="007078A9" w:rsidRDefault="007078A9" w:rsidP="0055160A">
      <w:pPr>
        <w:spacing w:line="276" w:lineRule="auto"/>
        <w:jc w:val="both"/>
        <w:rPr>
          <w:rFonts w:ascii="Bell MT" w:hAnsi="Bell MT"/>
        </w:rPr>
      </w:pPr>
    </w:p>
    <w:p w14:paraId="20A53498" w14:textId="522C6B58" w:rsidR="00D54BFB" w:rsidRPr="004549ED" w:rsidRDefault="00D54BFB" w:rsidP="004549ED">
      <w:pPr>
        <w:pStyle w:val="Ttulo2"/>
        <w:rPr>
          <w:rFonts w:ascii="Bell MT" w:hAnsi="Bell MT"/>
          <w:sz w:val="28"/>
          <w:szCs w:val="28"/>
        </w:rPr>
      </w:pPr>
      <w:bookmarkStart w:id="15" w:name="_Toc160552173"/>
      <w:r w:rsidRPr="004549ED">
        <w:rPr>
          <w:rFonts w:ascii="Bell MT" w:hAnsi="Bell MT"/>
          <w:sz w:val="28"/>
          <w:szCs w:val="28"/>
        </w:rPr>
        <w:t>AMP Default</w:t>
      </w:r>
      <w:bookmarkEnd w:id="15"/>
    </w:p>
    <w:p w14:paraId="76DBB319" w14:textId="1843C601" w:rsidR="00D54BFB" w:rsidRDefault="00D54BFB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 xml:space="preserve">Una variable o método </w:t>
      </w:r>
      <w:r w:rsidR="001C0AFE">
        <w:rPr>
          <w:rFonts w:ascii="Bell MT" w:hAnsi="Bell MT"/>
        </w:rPr>
        <w:t>es por defecto default si no tiene ningún nivel de acceso asignado.</w:t>
      </w:r>
    </w:p>
    <w:p w14:paraId="7D36E170" w14:textId="7D6C9E34" w:rsidR="005E24FE" w:rsidRDefault="001C0AFE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 xml:space="preserve">Permite acceso desde cualquier método al que pertenecen las clases que sean miembros del mismo </w:t>
      </w:r>
      <w:r w:rsidR="004549ED">
        <w:rPr>
          <w:rFonts w:ascii="Bell MT" w:hAnsi="Bell MT"/>
        </w:rPr>
        <w:t>paquete</w:t>
      </w:r>
      <w:r>
        <w:rPr>
          <w:rFonts w:ascii="Bell MT" w:hAnsi="Bell MT"/>
        </w:rPr>
        <w:t xml:space="preserve"> en el que esté la variable, función o clase.</w:t>
      </w:r>
    </w:p>
    <w:p w14:paraId="46C2A628" w14:textId="15BD578D" w:rsidR="009F498E" w:rsidRPr="00340501" w:rsidRDefault="004549ED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 xml:space="preserve">*Son lo que llaman </w:t>
      </w:r>
      <w:proofErr w:type="spellStart"/>
      <w:r>
        <w:rPr>
          <w:rFonts w:ascii="Bell MT" w:hAnsi="Bell MT"/>
        </w:rPr>
        <w:t>package-friendly</w:t>
      </w:r>
      <w:proofErr w:type="spellEnd"/>
      <w:r>
        <w:rPr>
          <w:rFonts w:ascii="Bell MT" w:hAnsi="Bell MT"/>
        </w:rPr>
        <w:t xml:space="preserve"> o </w:t>
      </w:r>
      <w:proofErr w:type="spellStart"/>
      <w:r>
        <w:rPr>
          <w:rFonts w:ascii="Bell MT" w:hAnsi="Bell MT"/>
        </w:rPr>
        <w:t>package-private</w:t>
      </w:r>
      <w:proofErr w:type="spellEnd"/>
    </w:p>
    <w:p w14:paraId="5890ADAC" w14:textId="75E3C24E" w:rsidR="007078A9" w:rsidRPr="00964EC0" w:rsidRDefault="008344ED" w:rsidP="00964EC0">
      <w:pPr>
        <w:pStyle w:val="Ttulo1"/>
        <w:jc w:val="center"/>
        <w:rPr>
          <w:rFonts w:ascii="Bell MT" w:hAnsi="Bell MT"/>
          <w:color w:val="7030A0"/>
        </w:rPr>
      </w:pPr>
      <w:r w:rsidRPr="00340501">
        <w:br/>
      </w:r>
      <w:bookmarkStart w:id="16" w:name="_Toc160552174"/>
      <w:r w:rsidR="00964EC0" w:rsidRPr="00964EC0">
        <w:rPr>
          <w:rFonts w:ascii="Bell MT" w:hAnsi="Bell MT"/>
          <w:color w:val="7030A0"/>
        </w:rPr>
        <w:t xml:space="preserve">EJEMPLO EN </w:t>
      </w:r>
      <w:r w:rsidRPr="00964EC0">
        <w:rPr>
          <w:rFonts w:ascii="Bell MT" w:hAnsi="Bell MT"/>
          <w:color w:val="7030A0"/>
        </w:rPr>
        <w:t>CODIGO JAVA</w:t>
      </w:r>
      <w:bookmarkEnd w:id="16"/>
    </w:p>
    <w:p w14:paraId="33E037AE" w14:textId="3CF4B8EF" w:rsidR="008344ED" w:rsidRPr="00F87D7E" w:rsidRDefault="008344ED" w:rsidP="0055160A">
      <w:pPr>
        <w:spacing w:line="276" w:lineRule="auto"/>
        <w:jc w:val="both"/>
        <w:rPr>
          <w:rFonts w:ascii="Courier New" w:hAnsi="Courier New" w:cs="Courier New"/>
        </w:rPr>
      </w:pPr>
      <w:proofErr w:type="spellStart"/>
      <w:r w:rsidRPr="00F87D7E">
        <w:rPr>
          <w:rFonts w:ascii="Courier New" w:hAnsi="Courier New" w:cs="Courier New"/>
        </w:rPr>
        <w:t>classs</w:t>
      </w:r>
      <w:proofErr w:type="spellEnd"/>
      <w:r w:rsidRPr="00F87D7E">
        <w:rPr>
          <w:rFonts w:ascii="Courier New" w:hAnsi="Courier New" w:cs="Courier New"/>
        </w:rPr>
        <w:t xml:space="preserve"> coche {</w:t>
      </w:r>
    </w:p>
    <w:p w14:paraId="036BB830" w14:textId="4999BE04" w:rsidR="008344ED" w:rsidRPr="00F87D7E" w:rsidRDefault="008344ED" w:rsidP="0055160A">
      <w:pPr>
        <w:spacing w:line="276" w:lineRule="auto"/>
        <w:jc w:val="both"/>
        <w:rPr>
          <w:rFonts w:ascii="Courier New" w:hAnsi="Courier New" w:cs="Courier New"/>
        </w:rPr>
      </w:pPr>
      <w:r w:rsidRPr="00F87D7E">
        <w:rPr>
          <w:rFonts w:ascii="Courier New" w:hAnsi="Courier New" w:cs="Courier New"/>
        </w:rPr>
        <w:tab/>
      </w:r>
      <w:proofErr w:type="spellStart"/>
      <w:r w:rsidR="009E6C53" w:rsidRPr="00F87D7E">
        <w:rPr>
          <w:rFonts w:ascii="Courier New" w:hAnsi="Courier New" w:cs="Courier New"/>
        </w:rPr>
        <w:t>integer</w:t>
      </w:r>
      <w:proofErr w:type="spellEnd"/>
      <w:r w:rsidRPr="00F87D7E">
        <w:rPr>
          <w:rFonts w:ascii="Courier New" w:hAnsi="Courier New" w:cs="Courier New"/>
        </w:rPr>
        <w:t xml:space="preserve"> CV;</w:t>
      </w:r>
    </w:p>
    <w:p w14:paraId="0FC14E28" w14:textId="0BF66A65" w:rsidR="008344ED" w:rsidRPr="00F87D7E" w:rsidRDefault="008344ED" w:rsidP="0055160A">
      <w:pPr>
        <w:spacing w:line="276" w:lineRule="auto"/>
        <w:jc w:val="both"/>
        <w:rPr>
          <w:rFonts w:ascii="Courier New" w:hAnsi="Courier New" w:cs="Courier New"/>
        </w:rPr>
      </w:pPr>
      <w:r w:rsidRPr="00F87D7E">
        <w:rPr>
          <w:rFonts w:ascii="Courier New" w:hAnsi="Courier New" w:cs="Courier New"/>
        </w:rPr>
        <w:tab/>
      </w:r>
      <w:proofErr w:type="spellStart"/>
      <w:r w:rsidRPr="00F87D7E">
        <w:rPr>
          <w:rFonts w:ascii="Courier New" w:hAnsi="Courier New" w:cs="Courier New"/>
        </w:rPr>
        <w:t>String</w:t>
      </w:r>
      <w:proofErr w:type="spellEnd"/>
      <w:r w:rsidRPr="00F87D7E">
        <w:rPr>
          <w:rFonts w:ascii="Courier New" w:hAnsi="Courier New" w:cs="Courier New"/>
        </w:rPr>
        <w:t xml:space="preserve"> Matricula;</w:t>
      </w:r>
    </w:p>
    <w:p w14:paraId="4E04C5F9" w14:textId="7C33F677" w:rsidR="008344ED" w:rsidRPr="00F87D7E" w:rsidRDefault="008344ED" w:rsidP="0055160A">
      <w:pPr>
        <w:spacing w:line="276" w:lineRule="auto"/>
        <w:jc w:val="both"/>
        <w:rPr>
          <w:rFonts w:ascii="Courier New" w:hAnsi="Courier New" w:cs="Courier New"/>
        </w:rPr>
      </w:pPr>
      <w:r w:rsidRPr="00F87D7E">
        <w:rPr>
          <w:rFonts w:ascii="Courier New" w:hAnsi="Courier New" w:cs="Courier New"/>
        </w:rPr>
        <w:tab/>
      </w:r>
      <w:proofErr w:type="spellStart"/>
      <w:r w:rsidR="009E6C53" w:rsidRPr="00F87D7E">
        <w:rPr>
          <w:rFonts w:ascii="Courier New" w:hAnsi="Courier New" w:cs="Courier New"/>
        </w:rPr>
        <w:t>integer</w:t>
      </w:r>
      <w:proofErr w:type="spellEnd"/>
      <w:r w:rsidRPr="00F87D7E">
        <w:rPr>
          <w:rFonts w:ascii="Courier New" w:hAnsi="Courier New" w:cs="Courier New"/>
        </w:rPr>
        <w:t xml:space="preserve"> color;</w:t>
      </w:r>
    </w:p>
    <w:p w14:paraId="4DC67EFC" w14:textId="472B4D1A" w:rsidR="008344ED" w:rsidRPr="00F87D7E" w:rsidRDefault="008344ED" w:rsidP="0055160A">
      <w:pPr>
        <w:spacing w:line="276" w:lineRule="auto"/>
        <w:jc w:val="both"/>
        <w:rPr>
          <w:rFonts w:ascii="Courier New" w:hAnsi="Courier New" w:cs="Courier New"/>
        </w:rPr>
      </w:pPr>
      <w:r w:rsidRPr="00F87D7E">
        <w:rPr>
          <w:rFonts w:ascii="Courier New" w:hAnsi="Courier New" w:cs="Courier New"/>
        </w:rPr>
        <w:tab/>
      </w:r>
      <w:proofErr w:type="spellStart"/>
      <w:r w:rsidRPr="00F87D7E">
        <w:rPr>
          <w:rFonts w:ascii="Courier New" w:hAnsi="Courier New" w:cs="Courier New"/>
        </w:rPr>
        <w:t>string</w:t>
      </w:r>
      <w:proofErr w:type="spellEnd"/>
      <w:r w:rsidRPr="00F87D7E">
        <w:rPr>
          <w:rFonts w:ascii="Courier New" w:hAnsi="Courier New" w:cs="Courier New"/>
        </w:rPr>
        <w:t xml:space="preserve"> </w:t>
      </w:r>
      <w:proofErr w:type="spellStart"/>
      <w:r w:rsidRPr="00F87D7E">
        <w:rPr>
          <w:rFonts w:ascii="Courier New" w:hAnsi="Courier New" w:cs="Courier New"/>
        </w:rPr>
        <w:t>MarcaModelo</w:t>
      </w:r>
      <w:proofErr w:type="spellEnd"/>
      <w:r w:rsidRPr="00F87D7E">
        <w:rPr>
          <w:rFonts w:ascii="Courier New" w:hAnsi="Courier New" w:cs="Courier New"/>
        </w:rPr>
        <w:t>;</w:t>
      </w:r>
    </w:p>
    <w:p w14:paraId="35AAD95C" w14:textId="77777777" w:rsidR="008344ED" w:rsidRPr="00F87D7E" w:rsidRDefault="008344ED" w:rsidP="0055160A">
      <w:pPr>
        <w:spacing w:line="276" w:lineRule="auto"/>
        <w:jc w:val="both"/>
        <w:rPr>
          <w:rFonts w:ascii="Courier New" w:hAnsi="Courier New" w:cs="Courier New"/>
        </w:rPr>
      </w:pPr>
    </w:p>
    <w:p w14:paraId="139A5C2A" w14:textId="14A36D41" w:rsidR="008344ED" w:rsidRPr="00F87D7E" w:rsidRDefault="00EA0933" w:rsidP="0055160A">
      <w:pPr>
        <w:spacing w:line="276" w:lineRule="auto"/>
        <w:jc w:val="both"/>
        <w:rPr>
          <w:rFonts w:ascii="Bell MT" w:hAnsi="Bell MT"/>
          <w:sz w:val="18"/>
          <w:szCs w:val="18"/>
        </w:rPr>
      </w:pPr>
      <w:proofErr w:type="spellStart"/>
      <w:r w:rsidRPr="00F87D7E">
        <w:rPr>
          <w:rFonts w:ascii="Courier New" w:hAnsi="Courier New" w:cs="Courier New"/>
          <w:i/>
          <w:iCs/>
          <w:highlight w:val="yellow"/>
        </w:rPr>
        <w:t>public</w:t>
      </w:r>
      <w:proofErr w:type="spellEnd"/>
      <w:r w:rsidRPr="00F87D7E">
        <w:rPr>
          <w:rFonts w:ascii="Courier New" w:hAnsi="Courier New" w:cs="Courier New"/>
          <w:i/>
          <w:iCs/>
        </w:rPr>
        <w:t xml:space="preserve"> </w:t>
      </w:r>
      <w:r w:rsidR="008344ED" w:rsidRPr="00F87D7E">
        <w:rPr>
          <w:rFonts w:ascii="Courier New" w:hAnsi="Courier New" w:cs="Courier New"/>
        </w:rPr>
        <w:t>coche{</w:t>
      </w:r>
      <w:r w:rsidR="008344ED" w:rsidRPr="00340501">
        <w:rPr>
          <w:rFonts w:ascii="Bell MT" w:hAnsi="Bell MT"/>
        </w:rPr>
        <w:t xml:space="preserve">    </w:t>
      </w:r>
      <w:r w:rsidR="008344ED" w:rsidRPr="00F87D7E">
        <w:rPr>
          <w:rFonts w:ascii="Bell MT" w:hAnsi="Bell MT"/>
          <w:sz w:val="18"/>
          <w:szCs w:val="18"/>
        </w:rPr>
        <w:t xml:space="preserve">(Constructor por defecto; inicialización de variables y cualquier tipo de </w:t>
      </w:r>
      <w:r w:rsidR="00F87D7E" w:rsidRPr="00F87D7E">
        <w:rPr>
          <w:rFonts w:ascii="Bell MT" w:hAnsi="Bell MT"/>
          <w:sz w:val="18"/>
          <w:szCs w:val="18"/>
        </w:rPr>
        <w:t>operación</w:t>
      </w:r>
      <w:r w:rsidR="008344ED" w:rsidRPr="00F87D7E">
        <w:rPr>
          <w:rFonts w:ascii="Bell MT" w:hAnsi="Bell MT"/>
          <w:sz w:val="18"/>
          <w:szCs w:val="18"/>
        </w:rPr>
        <w:t>)</w:t>
      </w:r>
    </w:p>
    <w:p w14:paraId="055CE79D" w14:textId="582E2104" w:rsidR="008344ED" w:rsidRPr="00F87D7E" w:rsidRDefault="008344ED" w:rsidP="0055160A">
      <w:pPr>
        <w:spacing w:line="276" w:lineRule="auto"/>
        <w:jc w:val="both"/>
        <w:rPr>
          <w:rFonts w:ascii="Courier New" w:hAnsi="Courier New" w:cs="Courier New"/>
        </w:rPr>
      </w:pPr>
      <w:r w:rsidRPr="00F87D7E">
        <w:rPr>
          <w:rFonts w:ascii="Courier New" w:hAnsi="Courier New" w:cs="Courier New"/>
        </w:rPr>
        <w:t>}</w:t>
      </w:r>
    </w:p>
    <w:p w14:paraId="56FDE64A" w14:textId="746FF7AB" w:rsidR="008344ED" w:rsidRPr="00F87D7E" w:rsidRDefault="00EA0933" w:rsidP="0055160A">
      <w:pPr>
        <w:spacing w:line="276" w:lineRule="auto"/>
        <w:jc w:val="both"/>
        <w:rPr>
          <w:rFonts w:ascii="Courier New" w:hAnsi="Courier New" w:cs="Courier New"/>
        </w:rPr>
      </w:pPr>
      <w:proofErr w:type="spellStart"/>
      <w:r w:rsidRPr="00F87D7E">
        <w:rPr>
          <w:rFonts w:ascii="Courier New" w:hAnsi="Courier New" w:cs="Courier New"/>
          <w:i/>
          <w:iCs/>
          <w:highlight w:val="yellow"/>
        </w:rPr>
        <w:t>public</w:t>
      </w:r>
      <w:proofErr w:type="spellEnd"/>
      <w:r w:rsidRPr="00F87D7E">
        <w:rPr>
          <w:rFonts w:ascii="Courier New" w:hAnsi="Courier New" w:cs="Courier New"/>
        </w:rPr>
        <w:t xml:space="preserve"> </w:t>
      </w:r>
      <w:r w:rsidR="008344ED" w:rsidRPr="00F87D7E">
        <w:rPr>
          <w:rFonts w:ascii="Courier New" w:hAnsi="Courier New" w:cs="Courier New"/>
        </w:rPr>
        <w:t>coche(</w:t>
      </w:r>
      <w:proofErr w:type="spellStart"/>
      <w:r w:rsidR="008344ED" w:rsidRPr="00F87D7E">
        <w:rPr>
          <w:rFonts w:ascii="Courier New" w:hAnsi="Courier New" w:cs="Courier New"/>
        </w:rPr>
        <w:t>integ</w:t>
      </w:r>
      <w:r w:rsidR="00F5422F">
        <w:rPr>
          <w:rFonts w:ascii="Courier New" w:hAnsi="Courier New" w:cs="Courier New"/>
        </w:rPr>
        <w:t>e</w:t>
      </w:r>
      <w:r w:rsidR="008344ED" w:rsidRPr="00F87D7E">
        <w:rPr>
          <w:rFonts w:ascii="Courier New" w:hAnsi="Courier New" w:cs="Courier New"/>
        </w:rPr>
        <w:t>r</w:t>
      </w:r>
      <w:proofErr w:type="spellEnd"/>
      <w:r w:rsidR="008344ED" w:rsidRPr="00F87D7E">
        <w:rPr>
          <w:rFonts w:ascii="Courier New" w:hAnsi="Courier New" w:cs="Courier New"/>
        </w:rPr>
        <w:t xml:space="preserve"> p</w:t>
      </w:r>
      <w:r w:rsidRPr="00F87D7E">
        <w:rPr>
          <w:rFonts w:ascii="Courier New" w:hAnsi="Courier New" w:cs="Courier New"/>
        </w:rPr>
        <w:t>(</w:t>
      </w:r>
      <w:proofErr w:type="spellStart"/>
      <w:r w:rsidRPr="00F87D7E">
        <w:rPr>
          <w:rFonts w:ascii="Courier New" w:hAnsi="Courier New" w:cs="Courier New"/>
        </w:rPr>
        <w:t>arámetro</w:t>
      </w:r>
      <w:proofErr w:type="spellEnd"/>
      <w:r w:rsidRPr="00F87D7E">
        <w:rPr>
          <w:rFonts w:ascii="Courier New" w:hAnsi="Courier New" w:cs="Courier New"/>
        </w:rPr>
        <w:t>)</w:t>
      </w:r>
      <w:r w:rsidR="008344ED" w:rsidRPr="00F87D7E">
        <w:rPr>
          <w:rFonts w:ascii="Courier New" w:hAnsi="Courier New" w:cs="Courier New"/>
        </w:rPr>
        <w:t xml:space="preserve">CV, </w:t>
      </w:r>
      <w:proofErr w:type="spellStart"/>
      <w:r w:rsidR="008344ED" w:rsidRPr="00F87D7E">
        <w:rPr>
          <w:rFonts w:ascii="Courier New" w:hAnsi="Courier New" w:cs="Courier New"/>
        </w:rPr>
        <w:t>string</w:t>
      </w:r>
      <w:proofErr w:type="spellEnd"/>
      <w:r w:rsidR="008344ED" w:rsidRPr="00F87D7E">
        <w:rPr>
          <w:rFonts w:ascii="Courier New" w:hAnsi="Courier New" w:cs="Courier New"/>
        </w:rPr>
        <w:t xml:space="preserve"> </w:t>
      </w:r>
      <w:proofErr w:type="spellStart"/>
      <w:r w:rsidR="008344ED" w:rsidRPr="00F87D7E">
        <w:rPr>
          <w:rFonts w:ascii="Courier New" w:hAnsi="Courier New" w:cs="Courier New"/>
        </w:rPr>
        <w:t>pMatricula</w:t>
      </w:r>
      <w:proofErr w:type="spellEnd"/>
      <w:r w:rsidR="008344ED" w:rsidRPr="00F87D7E">
        <w:rPr>
          <w:rFonts w:ascii="Courier New" w:hAnsi="Courier New" w:cs="Courier New"/>
        </w:rPr>
        <w:t xml:space="preserve">, </w:t>
      </w:r>
      <w:proofErr w:type="spellStart"/>
      <w:r w:rsidR="009E6C53" w:rsidRPr="00F87D7E">
        <w:rPr>
          <w:rFonts w:ascii="Courier New" w:hAnsi="Courier New" w:cs="Courier New"/>
        </w:rPr>
        <w:t>integer</w:t>
      </w:r>
      <w:proofErr w:type="spellEnd"/>
      <w:r w:rsidR="008344ED" w:rsidRPr="00F87D7E">
        <w:rPr>
          <w:rFonts w:ascii="Courier New" w:hAnsi="Courier New" w:cs="Courier New"/>
        </w:rPr>
        <w:t xml:space="preserve"> </w:t>
      </w:r>
      <w:proofErr w:type="spellStart"/>
      <w:r w:rsidR="008344ED" w:rsidRPr="00F87D7E">
        <w:rPr>
          <w:rFonts w:ascii="Courier New" w:hAnsi="Courier New" w:cs="Courier New"/>
        </w:rPr>
        <w:t>pColor</w:t>
      </w:r>
      <w:proofErr w:type="spellEnd"/>
      <w:r w:rsidR="008344ED" w:rsidRPr="00F87D7E">
        <w:rPr>
          <w:rFonts w:ascii="Courier New" w:hAnsi="Courier New" w:cs="Courier New"/>
        </w:rPr>
        <w:t xml:space="preserve">, </w:t>
      </w:r>
      <w:proofErr w:type="spellStart"/>
      <w:r w:rsidR="008344ED" w:rsidRPr="00F87D7E">
        <w:rPr>
          <w:rFonts w:ascii="Courier New" w:hAnsi="Courier New" w:cs="Courier New"/>
        </w:rPr>
        <w:t>string</w:t>
      </w:r>
      <w:proofErr w:type="spellEnd"/>
      <w:r w:rsidR="008344ED" w:rsidRPr="00F87D7E">
        <w:rPr>
          <w:rFonts w:ascii="Courier New" w:hAnsi="Courier New" w:cs="Courier New"/>
        </w:rPr>
        <w:t xml:space="preserve"> </w:t>
      </w:r>
      <w:proofErr w:type="spellStart"/>
      <w:r w:rsidRPr="00F87D7E">
        <w:rPr>
          <w:rFonts w:ascii="Courier New" w:hAnsi="Courier New" w:cs="Courier New"/>
        </w:rPr>
        <w:t>p</w:t>
      </w:r>
      <w:r w:rsidR="008344ED" w:rsidRPr="00F87D7E">
        <w:rPr>
          <w:rFonts w:ascii="Courier New" w:hAnsi="Courier New" w:cs="Courier New"/>
        </w:rPr>
        <w:t>MarcaModelo</w:t>
      </w:r>
      <w:proofErr w:type="spellEnd"/>
      <w:r w:rsidR="008344ED" w:rsidRPr="00F87D7E">
        <w:rPr>
          <w:rFonts w:ascii="Courier New" w:hAnsi="Courier New" w:cs="Courier New"/>
        </w:rPr>
        <w:t>){</w:t>
      </w:r>
    </w:p>
    <w:p w14:paraId="15CF1FEF" w14:textId="25807E2F" w:rsidR="008344ED" w:rsidRPr="00F87D7E" w:rsidRDefault="008344ED" w:rsidP="0055160A">
      <w:pPr>
        <w:spacing w:line="276" w:lineRule="auto"/>
        <w:jc w:val="both"/>
        <w:rPr>
          <w:rFonts w:ascii="Courier New" w:hAnsi="Courier New" w:cs="Courier New"/>
        </w:rPr>
      </w:pPr>
      <w:r w:rsidRPr="00F87D7E">
        <w:rPr>
          <w:rFonts w:ascii="Courier New" w:hAnsi="Courier New" w:cs="Courier New"/>
        </w:rPr>
        <w:t>}</w:t>
      </w:r>
    </w:p>
    <w:p w14:paraId="4EB6DD4E" w14:textId="77777777" w:rsidR="008344ED" w:rsidRPr="00F87D7E" w:rsidRDefault="008344ED" w:rsidP="0055160A">
      <w:pPr>
        <w:spacing w:line="276" w:lineRule="auto"/>
        <w:jc w:val="both"/>
        <w:rPr>
          <w:rFonts w:ascii="Courier New" w:hAnsi="Courier New" w:cs="Courier New"/>
        </w:rPr>
      </w:pPr>
    </w:p>
    <w:p w14:paraId="462ADD80" w14:textId="24E49F4C" w:rsidR="008344ED" w:rsidRPr="00F87D7E" w:rsidRDefault="00AA7315" w:rsidP="0055160A">
      <w:pPr>
        <w:spacing w:line="276" w:lineRule="auto"/>
        <w:jc w:val="both"/>
        <w:rPr>
          <w:rFonts w:ascii="Courier New" w:hAnsi="Courier New" w:cs="Courier New"/>
        </w:rPr>
      </w:pPr>
      <w:r w:rsidRPr="00F87D7E">
        <w:rPr>
          <w:rFonts w:ascii="Courier New" w:hAnsi="Courier New" w:cs="Courier New"/>
        </w:rPr>
        <w:t>~</w:t>
      </w:r>
      <w:r w:rsidR="00EA0933" w:rsidRPr="00F87D7E">
        <w:rPr>
          <w:rFonts w:ascii="Courier New" w:hAnsi="Courier New" w:cs="Courier New"/>
        </w:rPr>
        <w:t>coche(){</w:t>
      </w:r>
    </w:p>
    <w:p w14:paraId="275FBD42" w14:textId="3D276F49" w:rsidR="00EA0933" w:rsidRPr="00340501" w:rsidRDefault="00EA0933" w:rsidP="0055160A">
      <w:pPr>
        <w:spacing w:line="276" w:lineRule="auto"/>
        <w:jc w:val="both"/>
        <w:rPr>
          <w:rFonts w:ascii="Bell MT" w:hAnsi="Bell MT"/>
        </w:rPr>
      </w:pPr>
      <w:r w:rsidRPr="00F87D7E">
        <w:rPr>
          <w:rFonts w:ascii="Courier New" w:hAnsi="Courier New" w:cs="Courier New"/>
        </w:rPr>
        <w:t>}</w:t>
      </w:r>
      <w:r w:rsidRPr="00340501">
        <w:rPr>
          <w:rFonts w:ascii="Bell MT" w:hAnsi="Bell MT"/>
        </w:rPr>
        <w:t xml:space="preserve"> (destructores, liberan memoria)</w:t>
      </w:r>
    </w:p>
    <w:p w14:paraId="56BA6868" w14:textId="77777777" w:rsidR="008344ED" w:rsidRPr="00340501" w:rsidRDefault="008344ED" w:rsidP="0055160A">
      <w:pPr>
        <w:spacing w:line="276" w:lineRule="auto"/>
        <w:jc w:val="both"/>
        <w:rPr>
          <w:rFonts w:ascii="Bell MT" w:hAnsi="Bell MT"/>
        </w:rPr>
      </w:pPr>
    </w:p>
    <w:p w14:paraId="4844C1E2" w14:textId="3D74E752" w:rsidR="008344ED" w:rsidRPr="00340501" w:rsidRDefault="008344ED" w:rsidP="0055160A">
      <w:pPr>
        <w:spacing w:line="276" w:lineRule="auto"/>
        <w:jc w:val="both"/>
        <w:rPr>
          <w:rFonts w:ascii="Bell MT" w:hAnsi="Bell MT"/>
        </w:rPr>
      </w:pPr>
      <w:bookmarkStart w:id="17" w:name="_Toc160552175"/>
      <w:r w:rsidRPr="004A68FB">
        <w:rPr>
          <w:rStyle w:val="Ttulo2Car"/>
          <w:rFonts w:ascii="Bell MT" w:hAnsi="Bell MT"/>
        </w:rPr>
        <w:t>Sobrecarga</w:t>
      </w:r>
      <w:bookmarkEnd w:id="17"/>
      <w:r w:rsidR="004A68FB">
        <w:rPr>
          <w:rFonts w:ascii="Bell MT" w:hAnsi="Bell MT"/>
        </w:rPr>
        <w:t xml:space="preserve"> -- </w:t>
      </w:r>
      <w:r w:rsidRPr="00340501">
        <w:rPr>
          <w:rFonts w:ascii="Bell MT" w:hAnsi="Bell MT"/>
        </w:rPr>
        <w:t>No pueden crearse otras funciones con los mismos parámetros en el mismo orden; si estuvieran en un orden diferente sí sería una función nueva</w:t>
      </w:r>
    </w:p>
    <w:p w14:paraId="62DF426D" w14:textId="77777777" w:rsidR="00EA0933" w:rsidRPr="00340501" w:rsidRDefault="00EA0933" w:rsidP="0055160A">
      <w:pPr>
        <w:spacing w:line="276" w:lineRule="auto"/>
        <w:jc w:val="both"/>
        <w:rPr>
          <w:rFonts w:ascii="Bell MT" w:hAnsi="Bell MT"/>
        </w:rPr>
      </w:pPr>
    </w:p>
    <w:p w14:paraId="2B830894" w14:textId="77777777" w:rsidR="00EA0933" w:rsidRPr="00340501" w:rsidRDefault="00EA0933" w:rsidP="0055160A">
      <w:pPr>
        <w:spacing w:line="276" w:lineRule="auto"/>
        <w:jc w:val="both"/>
        <w:rPr>
          <w:rFonts w:ascii="Bell MT" w:hAnsi="Bell MT"/>
        </w:rPr>
      </w:pPr>
    </w:p>
    <w:p w14:paraId="0854E31F" w14:textId="19864A2A" w:rsidR="00EA0933" w:rsidRPr="004A68FB" w:rsidRDefault="00EA0933" w:rsidP="0055160A">
      <w:pPr>
        <w:spacing w:line="276" w:lineRule="auto"/>
        <w:jc w:val="both"/>
        <w:rPr>
          <w:rFonts w:ascii="Courier New" w:hAnsi="Courier New" w:cs="Courier New"/>
        </w:rPr>
      </w:pPr>
      <w:proofErr w:type="spellStart"/>
      <w:r w:rsidRPr="004A68FB">
        <w:rPr>
          <w:rFonts w:ascii="Courier New" w:hAnsi="Courier New" w:cs="Courier New"/>
          <w:i/>
          <w:iCs/>
          <w:highlight w:val="yellow"/>
        </w:rPr>
        <w:t>public</w:t>
      </w:r>
      <w:proofErr w:type="spellEnd"/>
      <w:r w:rsidRPr="004A68FB">
        <w:rPr>
          <w:rFonts w:ascii="Courier New" w:hAnsi="Courier New" w:cs="Courier New"/>
        </w:rPr>
        <w:t xml:space="preserve"> </w:t>
      </w:r>
      <w:proofErr w:type="spellStart"/>
      <w:r w:rsidRPr="004A68FB">
        <w:rPr>
          <w:rFonts w:ascii="Courier New" w:hAnsi="Courier New" w:cs="Courier New"/>
        </w:rPr>
        <w:t>void</w:t>
      </w:r>
      <w:proofErr w:type="spellEnd"/>
      <w:r w:rsidR="004A68FB">
        <w:rPr>
          <w:rFonts w:ascii="Bell MT" w:hAnsi="Bell MT"/>
        </w:rPr>
        <w:t xml:space="preserve"> </w:t>
      </w:r>
      <w:r w:rsidRPr="00BF1902">
        <w:rPr>
          <w:rFonts w:ascii="Bell MT" w:hAnsi="Bell MT"/>
          <w:sz w:val="20"/>
          <w:szCs w:val="20"/>
        </w:rPr>
        <w:t>(</w:t>
      </w:r>
      <w:proofErr w:type="spellStart"/>
      <w:r w:rsidR="00BF1902">
        <w:rPr>
          <w:rFonts w:ascii="Bell MT" w:hAnsi="Bell MT"/>
          <w:sz w:val="20"/>
          <w:szCs w:val="20"/>
        </w:rPr>
        <w:t>void</w:t>
      </w:r>
      <w:proofErr w:type="spellEnd"/>
      <w:r w:rsidR="00A95909">
        <w:rPr>
          <w:rFonts w:ascii="Bell MT" w:hAnsi="Bell MT"/>
          <w:sz w:val="20"/>
          <w:szCs w:val="20"/>
        </w:rPr>
        <w:t>=</w:t>
      </w:r>
      <w:r w:rsidRPr="00BF1902">
        <w:rPr>
          <w:rFonts w:ascii="Bell MT" w:hAnsi="Bell MT"/>
          <w:sz w:val="20"/>
          <w:szCs w:val="20"/>
        </w:rPr>
        <w:t>no devuelve nada)</w:t>
      </w:r>
      <w:r w:rsidR="004A68FB" w:rsidRPr="00BF1902">
        <w:rPr>
          <w:rFonts w:ascii="Bell MT" w:hAnsi="Bell MT"/>
          <w:sz w:val="20"/>
          <w:szCs w:val="20"/>
        </w:rPr>
        <w:t xml:space="preserve"> </w:t>
      </w:r>
      <w:r w:rsidRPr="004A68FB">
        <w:rPr>
          <w:rFonts w:ascii="Courier New" w:hAnsi="Courier New" w:cs="Courier New"/>
        </w:rPr>
        <w:t>conducir(){}</w:t>
      </w:r>
    </w:p>
    <w:p w14:paraId="221E3007" w14:textId="31DDD272" w:rsidR="00EA0933" w:rsidRPr="004A68FB" w:rsidRDefault="00EA0933" w:rsidP="0055160A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A68FB">
        <w:rPr>
          <w:rFonts w:ascii="Courier New" w:hAnsi="Courier New" w:cs="Courier New"/>
          <w:i/>
          <w:iCs/>
          <w:highlight w:val="yellow"/>
          <w:lang w:val="en-US"/>
        </w:rPr>
        <w:t>public</w:t>
      </w:r>
      <w:r w:rsidRPr="004A68FB">
        <w:rPr>
          <w:rFonts w:ascii="Courier New" w:hAnsi="Courier New" w:cs="Courier New"/>
          <w:lang w:val="en-US"/>
        </w:rPr>
        <w:t xml:space="preserve"> void </w:t>
      </w:r>
      <w:proofErr w:type="spellStart"/>
      <w:r w:rsidRPr="004A68FB">
        <w:rPr>
          <w:rFonts w:ascii="Courier New" w:hAnsi="Courier New" w:cs="Courier New"/>
          <w:lang w:val="en-US"/>
        </w:rPr>
        <w:t>aparcar</w:t>
      </w:r>
      <w:proofErr w:type="spellEnd"/>
      <w:r w:rsidRPr="004A68FB">
        <w:rPr>
          <w:rFonts w:ascii="Courier New" w:hAnsi="Courier New" w:cs="Courier New"/>
          <w:lang w:val="en-US"/>
        </w:rPr>
        <w:t xml:space="preserve"> (){}</w:t>
      </w:r>
    </w:p>
    <w:p w14:paraId="7F5987A5" w14:textId="47A5F1C4" w:rsidR="00EA0933" w:rsidRPr="004A68FB" w:rsidRDefault="00EA0933" w:rsidP="0055160A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4A68FB">
        <w:rPr>
          <w:rFonts w:ascii="Courier New" w:hAnsi="Courier New" w:cs="Courier New"/>
          <w:i/>
          <w:iCs/>
          <w:highlight w:val="yellow"/>
          <w:lang w:val="en-US"/>
        </w:rPr>
        <w:t>protected</w:t>
      </w:r>
      <w:r w:rsidRPr="004A68FB">
        <w:rPr>
          <w:rFonts w:ascii="Courier New" w:hAnsi="Courier New" w:cs="Courier New"/>
          <w:i/>
          <w:iCs/>
          <w:lang w:val="en-US"/>
        </w:rPr>
        <w:t xml:space="preserve"> </w:t>
      </w:r>
      <w:proofErr w:type="spellStart"/>
      <w:r w:rsidRPr="004A68FB">
        <w:rPr>
          <w:rFonts w:ascii="Courier New" w:hAnsi="Courier New" w:cs="Courier New"/>
          <w:lang w:val="en-US"/>
        </w:rPr>
        <w:t>integergetCV</w:t>
      </w:r>
      <w:proofErr w:type="spellEnd"/>
      <w:r w:rsidRPr="004A68FB">
        <w:rPr>
          <w:rFonts w:ascii="Courier New" w:hAnsi="Courier New" w:cs="Courier New"/>
          <w:lang w:val="en-US"/>
        </w:rPr>
        <w:t xml:space="preserve"> () {</w:t>
      </w:r>
    </w:p>
    <w:p w14:paraId="53992892" w14:textId="7C01F90D" w:rsidR="00EA0933" w:rsidRPr="00045860" w:rsidRDefault="00EA0933" w:rsidP="0055160A">
      <w:pPr>
        <w:spacing w:line="276" w:lineRule="auto"/>
        <w:jc w:val="both"/>
        <w:rPr>
          <w:rFonts w:ascii="Courier New" w:hAnsi="Courier New" w:cs="Courier New"/>
        </w:rPr>
      </w:pPr>
      <w:r w:rsidRPr="004A68FB">
        <w:rPr>
          <w:rFonts w:ascii="Courier New" w:hAnsi="Courier New" w:cs="Courier New"/>
          <w:lang w:val="en-US"/>
        </w:rPr>
        <w:tab/>
      </w:r>
      <w:proofErr w:type="spellStart"/>
      <w:r w:rsidRPr="00045860">
        <w:rPr>
          <w:rFonts w:ascii="Courier New" w:hAnsi="Courier New" w:cs="Courier New"/>
        </w:rPr>
        <w:t>return</w:t>
      </w:r>
      <w:proofErr w:type="spellEnd"/>
      <w:r w:rsidRPr="00045860">
        <w:rPr>
          <w:rFonts w:ascii="Courier New" w:hAnsi="Courier New" w:cs="Courier New"/>
        </w:rPr>
        <w:t xml:space="preserve"> this.CV;</w:t>
      </w:r>
    </w:p>
    <w:p w14:paraId="34F7C030" w14:textId="6B822CEA" w:rsidR="00EA0933" w:rsidRPr="00045860" w:rsidRDefault="00EA0933" w:rsidP="0055160A">
      <w:pPr>
        <w:spacing w:line="276" w:lineRule="auto"/>
        <w:jc w:val="both"/>
        <w:rPr>
          <w:rFonts w:ascii="Courier New" w:hAnsi="Courier New" w:cs="Courier New"/>
        </w:rPr>
      </w:pPr>
      <w:r w:rsidRPr="00045860">
        <w:rPr>
          <w:rFonts w:ascii="Courier New" w:hAnsi="Courier New" w:cs="Courier New"/>
        </w:rPr>
        <w:t>}</w:t>
      </w:r>
    </w:p>
    <w:p w14:paraId="39FFECD2" w14:textId="77777777" w:rsidR="00B05B95" w:rsidRPr="00045860" w:rsidRDefault="00B05B95" w:rsidP="0055160A">
      <w:pPr>
        <w:spacing w:line="276" w:lineRule="auto"/>
        <w:jc w:val="both"/>
        <w:rPr>
          <w:rFonts w:ascii="Bell MT" w:hAnsi="Bell MT"/>
        </w:rPr>
      </w:pPr>
    </w:p>
    <w:p w14:paraId="4E84F232" w14:textId="6543BAEF" w:rsidR="00B05B95" w:rsidRPr="00506363" w:rsidRDefault="00506363" w:rsidP="0055160A">
      <w:pPr>
        <w:spacing w:line="276" w:lineRule="auto"/>
        <w:jc w:val="both"/>
        <w:rPr>
          <w:rFonts w:ascii="Bell MT" w:hAnsi="Bell MT"/>
        </w:rPr>
      </w:pPr>
      <w:r w:rsidRPr="00506363">
        <w:rPr>
          <w:rFonts w:ascii="Bell MT" w:hAnsi="Bell MT"/>
        </w:rPr>
        <w:t xml:space="preserve">Ahora </w:t>
      </w:r>
      <w:r w:rsidR="00503B4A" w:rsidRPr="00506363">
        <w:rPr>
          <w:rFonts w:ascii="Bell MT" w:hAnsi="Bell MT"/>
        </w:rPr>
        <w:t>crearemos</w:t>
      </w:r>
      <w:r w:rsidRPr="00506363">
        <w:rPr>
          <w:rFonts w:ascii="Bell MT" w:hAnsi="Bell MT"/>
        </w:rPr>
        <w:t xml:space="preserve"> una nueva </w:t>
      </w:r>
      <w:r>
        <w:rPr>
          <w:rFonts w:ascii="Bell MT" w:hAnsi="Bell MT"/>
        </w:rPr>
        <w:t>subclase a partir de la clase coche; ‘SUV’</w:t>
      </w:r>
      <w:r w:rsidR="00503B4A">
        <w:rPr>
          <w:rFonts w:ascii="Bell MT" w:hAnsi="Bell MT"/>
        </w:rPr>
        <w:t>, y le añadiremos 2 nuevos métodos:</w:t>
      </w:r>
    </w:p>
    <w:p w14:paraId="3E826B90" w14:textId="77777777" w:rsidR="00B05B95" w:rsidRPr="00340501" w:rsidRDefault="00B05B95" w:rsidP="0055160A">
      <w:pPr>
        <w:spacing w:line="276" w:lineRule="auto"/>
        <w:jc w:val="both"/>
        <w:rPr>
          <w:rFonts w:ascii="Bell MT" w:hAnsi="Bell MT"/>
        </w:rPr>
      </w:pPr>
    </w:p>
    <w:p w14:paraId="7B931C8B" w14:textId="6514C995" w:rsidR="00B05B95" w:rsidRPr="00340501" w:rsidRDefault="00B05B95" w:rsidP="0055160A">
      <w:pPr>
        <w:spacing w:line="276" w:lineRule="auto"/>
        <w:jc w:val="both"/>
        <w:rPr>
          <w:rFonts w:ascii="Bell MT" w:hAnsi="Bell MT"/>
        </w:rPr>
      </w:pPr>
      <w:r w:rsidRPr="00340501">
        <w:rPr>
          <w:rFonts w:ascii="Bell MT" w:hAnsi="Bell MT"/>
        </w:rPr>
        <w:t>-</w:t>
      </w:r>
      <w:proofErr w:type="spellStart"/>
      <w:r w:rsidRPr="00340501">
        <w:rPr>
          <w:rFonts w:ascii="Bell MT" w:hAnsi="Bell MT"/>
        </w:rPr>
        <w:t>AlturaSuelo</w:t>
      </w:r>
      <w:proofErr w:type="spellEnd"/>
      <w:r w:rsidRPr="00340501">
        <w:rPr>
          <w:rFonts w:ascii="Bell MT" w:hAnsi="Bell MT"/>
        </w:rPr>
        <w:t xml:space="preserve"> </w:t>
      </w:r>
      <w:proofErr w:type="spellStart"/>
      <w:r w:rsidRPr="00340501">
        <w:rPr>
          <w:rFonts w:ascii="Bell MT" w:hAnsi="Bell MT"/>
        </w:rPr>
        <w:t>integer</w:t>
      </w:r>
      <w:proofErr w:type="spellEnd"/>
    </w:p>
    <w:p w14:paraId="5F60831B" w14:textId="0A699BD5" w:rsidR="00B05B95" w:rsidRPr="00340501" w:rsidRDefault="00B05B95" w:rsidP="0055160A">
      <w:pPr>
        <w:spacing w:line="276" w:lineRule="auto"/>
        <w:jc w:val="both"/>
        <w:rPr>
          <w:rFonts w:ascii="Bell MT" w:hAnsi="Bell MT"/>
        </w:rPr>
      </w:pPr>
      <w:r w:rsidRPr="00340501">
        <w:rPr>
          <w:rFonts w:ascii="Bell MT" w:hAnsi="Bell MT"/>
        </w:rPr>
        <w:t>+</w:t>
      </w:r>
      <w:proofErr w:type="spellStart"/>
      <w:r w:rsidRPr="00340501">
        <w:rPr>
          <w:rFonts w:ascii="Bell MT" w:hAnsi="Bell MT"/>
        </w:rPr>
        <w:t>canSubir</w:t>
      </w:r>
      <w:proofErr w:type="spellEnd"/>
      <w:r w:rsidRPr="00340501">
        <w:rPr>
          <w:rFonts w:ascii="Bell MT" w:hAnsi="Bell MT"/>
        </w:rPr>
        <w:t>(</w:t>
      </w:r>
      <w:proofErr w:type="spellStart"/>
      <w:r w:rsidRPr="00340501">
        <w:rPr>
          <w:rFonts w:ascii="Bell MT" w:hAnsi="Bell MT"/>
        </w:rPr>
        <w:t>integer</w:t>
      </w:r>
      <w:proofErr w:type="spellEnd"/>
      <w:r w:rsidRPr="00340501">
        <w:rPr>
          <w:rFonts w:ascii="Bell MT" w:hAnsi="Bell MT"/>
        </w:rPr>
        <w:t xml:space="preserve">): </w:t>
      </w:r>
      <w:proofErr w:type="spellStart"/>
      <w:r w:rsidRPr="00340501">
        <w:rPr>
          <w:rFonts w:ascii="Bell MT" w:hAnsi="Bell MT"/>
        </w:rPr>
        <w:t>boolean</w:t>
      </w:r>
      <w:proofErr w:type="spellEnd"/>
    </w:p>
    <w:p w14:paraId="641F517F" w14:textId="77777777" w:rsidR="00B05B95" w:rsidRPr="00340501" w:rsidRDefault="00B05B95" w:rsidP="0055160A">
      <w:pPr>
        <w:spacing w:line="276" w:lineRule="auto"/>
        <w:jc w:val="both"/>
        <w:rPr>
          <w:rFonts w:ascii="Bell MT" w:hAnsi="Bell MT"/>
        </w:rPr>
      </w:pPr>
    </w:p>
    <w:p w14:paraId="5BFAF9B5" w14:textId="59CB8C1F" w:rsidR="00B05B95" w:rsidRPr="00503B4A" w:rsidRDefault="00503B4A" w:rsidP="0055160A">
      <w:pPr>
        <w:spacing w:line="276" w:lineRule="auto"/>
        <w:jc w:val="both"/>
        <w:rPr>
          <w:rFonts w:ascii="Bell MT" w:hAnsi="Bell MT"/>
          <w:u w:val="single"/>
        </w:rPr>
      </w:pPr>
      <w:r w:rsidRPr="00503B4A">
        <w:rPr>
          <w:rFonts w:ascii="Bell MT" w:hAnsi="Bell MT"/>
          <w:u w:val="single"/>
        </w:rPr>
        <w:t xml:space="preserve">Veamos el código: </w:t>
      </w:r>
    </w:p>
    <w:p w14:paraId="461C49FB" w14:textId="77777777" w:rsidR="00503B4A" w:rsidRPr="00340501" w:rsidRDefault="00503B4A" w:rsidP="0055160A">
      <w:pPr>
        <w:spacing w:line="276" w:lineRule="auto"/>
        <w:jc w:val="both"/>
        <w:rPr>
          <w:rFonts w:ascii="Bell MT" w:hAnsi="Bell MT"/>
        </w:rPr>
      </w:pPr>
    </w:p>
    <w:p w14:paraId="4AE6498B" w14:textId="4316F644" w:rsidR="00B05B95" w:rsidRPr="004A6870" w:rsidRDefault="00B05B95" w:rsidP="0055160A">
      <w:pPr>
        <w:spacing w:line="276" w:lineRule="auto"/>
        <w:jc w:val="both"/>
        <w:rPr>
          <w:rFonts w:ascii="Courier New" w:hAnsi="Courier New" w:cs="Courier New"/>
        </w:rPr>
      </w:pPr>
      <w:proofErr w:type="spellStart"/>
      <w:r w:rsidRPr="004A6870">
        <w:rPr>
          <w:rFonts w:ascii="Courier New" w:hAnsi="Courier New" w:cs="Courier New"/>
        </w:rPr>
        <w:t>class</w:t>
      </w:r>
      <w:proofErr w:type="spellEnd"/>
      <w:r w:rsidRPr="004A6870">
        <w:rPr>
          <w:rFonts w:ascii="Courier New" w:hAnsi="Courier New" w:cs="Courier New"/>
        </w:rPr>
        <w:t xml:space="preserve"> SUV </w:t>
      </w:r>
      <w:proofErr w:type="spellStart"/>
      <w:r w:rsidR="00F90A26" w:rsidRPr="004A6870">
        <w:rPr>
          <w:rFonts w:ascii="Courier New" w:hAnsi="Courier New" w:cs="Courier New"/>
        </w:rPr>
        <w:t>extends</w:t>
      </w:r>
      <w:proofErr w:type="spellEnd"/>
      <w:r w:rsidR="00F90A26" w:rsidRPr="004A6870">
        <w:rPr>
          <w:rFonts w:ascii="Courier New" w:hAnsi="Courier New" w:cs="Courier New"/>
        </w:rPr>
        <w:t xml:space="preserve"> Coche{</w:t>
      </w:r>
    </w:p>
    <w:p w14:paraId="080BF4E6" w14:textId="1F2D65F5" w:rsidR="00F90A26" w:rsidRPr="004A6870" w:rsidRDefault="009E6C53" w:rsidP="0055160A">
      <w:pPr>
        <w:spacing w:line="276" w:lineRule="auto"/>
        <w:ind w:left="708"/>
        <w:jc w:val="both"/>
        <w:rPr>
          <w:rFonts w:ascii="Courier New" w:hAnsi="Courier New" w:cs="Courier New"/>
        </w:rPr>
      </w:pPr>
      <w:proofErr w:type="spellStart"/>
      <w:r w:rsidRPr="004A6870">
        <w:rPr>
          <w:rFonts w:ascii="Courier New" w:hAnsi="Courier New" w:cs="Courier New"/>
        </w:rPr>
        <w:t>integer</w:t>
      </w:r>
      <w:proofErr w:type="spellEnd"/>
      <w:r w:rsidR="00405E6F" w:rsidRPr="004A6870">
        <w:rPr>
          <w:rFonts w:ascii="Courier New" w:hAnsi="Courier New" w:cs="Courier New"/>
        </w:rPr>
        <w:t xml:space="preserve"> </w:t>
      </w:r>
      <w:proofErr w:type="spellStart"/>
      <w:r w:rsidRPr="004A6870">
        <w:rPr>
          <w:rFonts w:ascii="Courier New" w:hAnsi="Courier New" w:cs="Courier New"/>
        </w:rPr>
        <w:t>AlturaSuelo</w:t>
      </w:r>
      <w:proofErr w:type="spellEnd"/>
      <w:r w:rsidR="00213C57" w:rsidRPr="004A6870">
        <w:rPr>
          <w:rFonts w:ascii="Courier New" w:hAnsi="Courier New" w:cs="Courier New"/>
        </w:rPr>
        <w:t>;</w:t>
      </w:r>
    </w:p>
    <w:p w14:paraId="2E62688F" w14:textId="2F543678" w:rsidR="00213C57" w:rsidRPr="004A6870" w:rsidRDefault="00213C57" w:rsidP="0055160A">
      <w:pPr>
        <w:spacing w:line="276" w:lineRule="auto"/>
        <w:ind w:left="708"/>
        <w:jc w:val="both"/>
        <w:rPr>
          <w:rFonts w:ascii="Courier New" w:hAnsi="Courier New" w:cs="Courier New"/>
        </w:rPr>
      </w:pPr>
      <w:proofErr w:type="spellStart"/>
      <w:r w:rsidRPr="004A6870">
        <w:rPr>
          <w:rFonts w:ascii="Courier New" w:hAnsi="Courier New" w:cs="Courier New"/>
        </w:rPr>
        <w:t>public</w:t>
      </w:r>
      <w:proofErr w:type="spellEnd"/>
      <w:r w:rsidRPr="004A6870">
        <w:rPr>
          <w:rFonts w:ascii="Courier New" w:hAnsi="Courier New" w:cs="Courier New"/>
        </w:rPr>
        <w:t xml:space="preserve"> SUV (</w:t>
      </w:r>
      <w:proofErr w:type="spellStart"/>
      <w:r w:rsidRPr="004A6870">
        <w:rPr>
          <w:rFonts w:ascii="Courier New" w:hAnsi="Courier New" w:cs="Courier New"/>
        </w:rPr>
        <w:t>integer</w:t>
      </w:r>
      <w:proofErr w:type="spellEnd"/>
      <w:r w:rsidR="00A97D9F" w:rsidRPr="004A6870">
        <w:rPr>
          <w:rFonts w:ascii="Courier New" w:hAnsi="Courier New" w:cs="Courier New"/>
        </w:rPr>
        <w:t xml:space="preserve"> </w:t>
      </w:r>
      <w:proofErr w:type="spellStart"/>
      <w:r w:rsidR="00A97D9F" w:rsidRPr="004A6870">
        <w:rPr>
          <w:rFonts w:ascii="Courier New" w:hAnsi="Courier New" w:cs="Courier New"/>
        </w:rPr>
        <w:t>pCV</w:t>
      </w:r>
      <w:proofErr w:type="spellEnd"/>
      <w:r w:rsidR="00A97D9F" w:rsidRPr="004A6870">
        <w:rPr>
          <w:rFonts w:ascii="Courier New" w:hAnsi="Courier New" w:cs="Courier New"/>
        </w:rPr>
        <w:t xml:space="preserve">, </w:t>
      </w:r>
      <w:proofErr w:type="spellStart"/>
      <w:r w:rsidR="00A97D9F" w:rsidRPr="004A6870">
        <w:rPr>
          <w:rFonts w:ascii="Courier New" w:hAnsi="Courier New" w:cs="Courier New"/>
        </w:rPr>
        <w:t>string</w:t>
      </w:r>
      <w:proofErr w:type="spellEnd"/>
      <w:r w:rsidR="00A97D9F" w:rsidRPr="004A6870">
        <w:rPr>
          <w:rFonts w:ascii="Courier New" w:hAnsi="Courier New" w:cs="Courier New"/>
        </w:rPr>
        <w:t xml:space="preserve"> </w:t>
      </w:r>
      <w:proofErr w:type="spellStart"/>
      <w:r w:rsidR="00A97D9F" w:rsidRPr="004A6870">
        <w:rPr>
          <w:rFonts w:ascii="Courier New" w:hAnsi="Courier New" w:cs="Courier New"/>
        </w:rPr>
        <w:t>pMatricula</w:t>
      </w:r>
      <w:proofErr w:type="spellEnd"/>
      <w:r w:rsidR="00A97D9F" w:rsidRPr="004A6870">
        <w:rPr>
          <w:rFonts w:ascii="Courier New" w:hAnsi="Courier New" w:cs="Courier New"/>
        </w:rPr>
        <w:t xml:space="preserve">, </w:t>
      </w:r>
      <w:proofErr w:type="spellStart"/>
      <w:r w:rsidR="00A97D9F" w:rsidRPr="004A6870">
        <w:rPr>
          <w:rFonts w:ascii="Courier New" w:hAnsi="Courier New" w:cs="Courier New"/>
        </w:rPr>
        <w:t>integer</w:t>
      </w:r>
      <w:proofErr w:type="spellEnd"/>
      <w:r w:rsidR="00A97D9F" w:rsidRPr="004A6870">
        <w:rPr>
          <w:rFonts w:ascii="Courier New" w:hAnsi="Courier New" w:cs="Courier New"/>
        </w:rPr>
        <w:t xml:space="preserve"> </w:t>
      </w:r>
      <w:proofErr w:type="spellStart"/>
      <w:r w:rsidR="00A97D9F" w:rsidRPr="004A6870">
        <w:rPr>
          <w:rFonts w:ascii="Courier New" w:hAnsi="Courier New" w:cs="Courier New"/>
        </w:rPr>
        <w:t>pColor</w:t>
      </w:r>
      <w:proofErr w:type="spellEnd"/>
      <w:r w:rsidR="00A97D9F" w:rsidRPr="004A6870">
        <w:rPr>
          <w:rFonts w:ascii="Courier New" w:hAnsi="Courier New" w:cs="Courier New"/>
        </w:rPr>
        <w:t xml:space="preserve">, </w:t>
      </w:r>
      <w:proofErr w:type="spellStart"/>
      <w:r w:rsidR="00A97D9F" w:rsidRPr="004A6870">
        <w:rPr>
          <w:rFonts w:ascii="Courier New" w:hAnsi="Courier New" w:cs="Courier New"/>
        </w:rPr>
        <w:t>strin</w:t>
      </w:r>
      <w:r w:rsidR="004F63D5" w:rsidRPr="004A6870">
        <w:rPr>
          <w:rFonts w:ascii="Courier New" w:hAnsi="Courier New" w:cs="Courier New"/>
        </w:rPr>
        <w:t>g</w:t>
      </w:r>
      <w:r w:rsidR="00A97D9F" w:rsidRPr="004A6870">
        <w:rPr>
          <w:rFonts w:ascii="Courier New" w:hAnsi="Courier New" w:cs="Courier New"/>
        </w:rPr>
        <w:t>pMarcaModelo</w:t>
      </w:r>
      <w:proofErr w:type="spellEnd"/>
      <w:r w:rsidR="00A97D9F" w:rsidRPr="004A6870">
        <w:rPr>
          <w:rFonts w:ascii="Courier New" w:hAnsi="Courier New" w:cs="Courier New"/>
        </w:rPr>
        <w:t xml:space="preserve">; </w:t>
      </w:r>
      <w:proofErr w:type="spellStart"/>
      <w:r w:rsidR="00A97D9F" w:rsidRPr="004A6870">
        <w:rPr>
          <w:rFonts w:ascii="Courier New" w:hAnsi="Courier New" w:cs="Courier New"/>
        </w:rPr>
        <w:t>integer</w:t>
      </w:r>
      <w:proofErr w:type="spellEnd"/>
      <w:r w:rsidR="00254B41" w:rsidRPr="004A6870">
        <w:rPr>
          <w:rFonts w:ascii="Courier New" w:hAnsi="Courier New" w:cs="Courier New"/>
        </w:rPr>
        <w:t xml:space="preserve"> </w:t>
      </w:r>
      <w:proofErr w:type="spellStart"/>
      <w:r w:rsidR="00254B41" w:rsidRPr="004A6870">
        <w:rPr>
          <w:rFonts w:ascii="Courier New" w:hAnsi="Courier New" w:cs="Courier New"/>
        </w:rPr>
        <w:t>pAltura</w:t>
      </w:r>
      <w:proofErr w:type="spellEnd"/>
      <w:r w:rsidR="00254B41" w:rsidRPr="004A6870">
        <w:rPr>
          <w:rFonts w:ascii="Courier New" w:hAnsi="Courier New" w:cs="Courier New"/>
        </w:rPr>
        <w:t>){</w:t>
      </w:r>
    </w:p>
    <w:p w14:paraId="70D2BE5A" w14:textId="3E10AF6A" w:rsidR="00254B41" w:rsidRPr="00045860" w:rsidRDefault="00254B41" w:rsidP="0055160A">
      <w:pPr>
        <w:spacing w:line="276" w:lineRule="auto"/>
        <w:ind w:left="1416"/>
        <w:jc w:val="both"/>
        <w:rPr>
          <w:rFonts w:ascii="Courier New" w:hAnsi="Courier New" w:cs="Courier New"/>
        </w:rPr>
      </w:pPr>
      <w:r w:rsidRPr="004A6870">
        <w:rPr>
          <w:rFonts w:ascii="Courier New" w:hAnsi="Courier New" w:cs="Courier New"/>
        </w:rPr>
        <w:t>super</w:t>
      </w:r>
      <w:r w:rsidR="00503B4A">
        <w:rPr>
          <w:rFonts w:ascii="Bell MT" w:hAnsi="Bell MT"/>
        </w:rPr>
        <w:t xml:space="preserve"> </w:t>
      </w:r>
      <w:r w:rsidRPr="00BE3CFA">
        <w:rPr>
          <w:rFonts w:ascii="Bell MT" w:hAnsi="Bell MT"/>
          <w:sz w:val="20"/>
          <w:szCs w:val="20"/>
        </w:rPr>
        <w:t>(</w:t>
      </w:r>
      <w:r w:rsidR="00BE3CFA" w:rsidRPr="00BE3CFA">
        <w:rPr>
          <w:rFonts w:ascii="Bell MT" w:hAnsi="Bell MT"/>
          <w:sz w:val="20"/>
          <w:szCs w:val="20"/>
        </w:rPr>
        <w:t>tírate</w:t>
      </w:r>
      <w:r w:rsidR="00855FEC" w:rsidRPr="00BE3CFA">
        <w:rPr>
          <w:rFonts w:ascii="Bell MT" w:hAnsi="Bell MT"/>
          <w:sz w:val="20"/>
          <w:szCs w:val="20"/>
        </w:rPr>
        <w:t xml:space="preserve"> a </w:t>
      </w:r>
      <w:r w:rsidR="00BE3CFA" w:rsidRPr="00BE3CFA">
        <w:rPr>
          <w:rFonts w:ascii="Bell MT" w:hAnsi="Bell MT"/>
          <w:sz w:val="20"/>
          <w:szCs w:val="20"/>
        </w:rPr>
        <w:t>por</w:t>
      </w:r>
      <w:r w:rsidR="00855FEC" w:rsidRPr="00BE3CFA">
        <w:rPr>
          <w:rFonts w:ascii="Bell MT" w:hAnsi="Bell MT"/>
          <w:sz w:val="20"/>
          <w:szCs w:val="20"/>
        </w:rPr>
        <w:t xml:space="preserve"> el padre y coge el entero, entero, </w:t>
      </w:r>
      <w:proofErr w:type="spellStart"/>
      <w:r w:rsidR="00855FEC" w:rsidRPr="00BE3CFA">
        <w:rPr>
          <w:rFonts w:ascii="Bell MT" w:hAnsi="Bell MT"/>
          <w:sz w:val="20"/>
          <w:szCs w:val="20"/>
        </w:rPr>
        <w:t>string</w:t>
      </w:r>
      <w:proofErr w:type="spellEnd"/>
      <w:r w:rsidR="00855FEC" w:rsidRPr="00BE3CFA">
        <w:rPr>
          <w:rFonts w:ascii="Bell MT" w:hAnsi="Bell MT"/>
          <w:sz w:val="20"/>
          <w:szCs w:val="20"/>
        </w:rPr>
        <w:t>…)</w:t>
      </w:r>
      <w:r w:rsidR="00BE3CFA" w:rsidRPr="00BE3CFA">
        <w:rPr>
          <w:rFonts w:ascii="Bell MT" w:hAnsi="Bell MT"/>
          <w:sz w:val="20"/>
          <w:szCs w:val="20"/>
        </w:rPr>
        <w:t xml:space="preserve"> </w:t>
      </w:r>
      <w:r w:rsidR="00855FEC" w:rsidRPr="00045860">
        <w:rPr>
          <w:rFonts w:ascii="Courier New" w:hAnsi="Courier New" w:cs="Courier New"/>
        </w:rPr>
        <w:t>(</w:t>
      </w:r>
      <w:proofErr w:type="spellStart"/>
      <w:r w:rsidR="00855FEC" w:rsidRPr="00045860">
        <w:rPr>
          <w:rFonts w:ascii="Courier New" w:hAnsi="Courier New" w:cs="Courier New"/>
        </w:rPr>
        <w:t>pCV</w:t>
      </w:r>
      <w:proofErr w:type="spellEnd"/>
      <w:r w:rsidR="00096722" w:rsidRPr="00045860">
        <w:rPr>
          <w:rFonts w:ascii="Courier New" w:hAnsi="Courier New" w:cs="Courier New"/>
        </w:rPr>
        <w:t xml:space="preserve">, </w:t>
      </w:r>
      <w:proofErr w:type="spellStart"/>
      <w:r w:rsidR="00096722" w:rsidRPr="00045860">
        <w:rPr>
          <w:rFonts w:ascii="Courier New" w:hAnsi="Courier New" w:cs="Courier New"/>
        </w:rPr>
        <w:t>pMatricula</w:t>
      </w:r>
      <w:proofErr w:type="spellEnd"/>
      <w:r w:rsidR="00096722" w:rsidRPr="00045860">
        <w:rPr>
          <w:rFonts w:ascii="Courier New" w:hAnsi="Courier New" w:cs="Courier New"/>
        </w:rPr>
        <w:t xml:space="preserve">, </w:t>
      </w:r>
      <w:proofErr w:type="spellStart"/>
      <w:r w:rsidR="00096722" w:rsidRPr="00045860">
        <w:rPr>
          <w:rFonts w:ascii="Courier New" w:hAnsi="Courier New" w:cs="Courier New"/>
        </w:rPr>
        <w:t>pColor</w:t>
      </w:r>
      <w:proofErr w:type="spellEnd"/>
      <w:r w:rsidR="00096722" w:rsidRPr="00045860">
        <w:rPr>
          <w:rFonts w:ascii="Courier New" w:hAnsi="Courier New" w:cs="Courier New"/>
        </w:rPr>
        <w:t xml:space="preserve">, </w:t>
      </w:r>
      <w:proofErr w:type="spellStart"/>
      <w:r w:rsidR="00096722" w:rsidRPr="00045860">
        <w:rPr>
          <w:rFonts w:ascii="Courier New" w:hAnsi="Courier New" w:cs="Courier New"/>
        </w:rPr>
        <w:t>pMarcaModelo</w:t>
      </w:r>
      <w:proofErr w:type="spellEnd"/>
      <w:r w:rsidR="00096722" w:rsidRPr="00045860">
        <w:rPr>
          <w:rFonts w:ascii="Courier New" w:hAnsi="Courier New" w:cs="Courier New"/>
        </w:rPr>
        <w:t>)</w:t>
      </w:r>
    </w:p>
    <w:p w14:paraId="45D42690" w14:textId="39B96CED" w:rsidR="00096722" w:rsidRPr="00045860" w:rsidRDefault="00096722" w:rsidP="0055160A">
      <w:pPr>
        <w:spacing w:line="276" w:lineRule="auto"/>
        <w:ind w:left="708" w:firstLine="708"/>
        <w:jc w:val="both"/>
        <w:rPr>
          <w:rFonts w:ascii="Courier New" w:hAnsi="Courier New" w:cs="Courier New"/>
        </w:rPr>
      </w:pPr>
      <w:proofErr w:type="spellStart"/>
      <w:r w:rsidRPr="00045860">
        <w:rPr>
          <w:rFonts w:ascii="Courier New" w:hAnsi="Courier New" w:cs="Courier New"/>
        </w:rPr>
        <w:t>this.AlturaSuelo</w:t>
      </w:r>
      <w:proofErr w:type="spellEnd"/>
      <w:r w:rsidRPr="00045860">
        <w:rPr>
          <w:rFonts w:ascii="Courier New" w:hAnsi="Courier New" w:cs="Courier New"/>
        </w:rPr>
        <w:t xml:space="preserve">: </w:t>
      </w:r>
      <w:proofErr w:type="spellStart"/>
      <w:r w:rsidRPr="00045860">
        <w:rPr>
          <w:rFonts w:ascii="Courier New" w:hAnsi="Courier New" w:cs="Courier New"/>
        </w:rPr>
        <w:t>pAltura</w:t>
      </w:r>
      <w:proofErr w:type="spellEnd"/>
    </w:p>
    <w:p w14:paraId="716FE58F" w14:textId="0FB9052C" w:rsidR="00096722" w:rsidRPr="00124279" w:rsidRDefault="00096722" w:rsidP="0055160A">
      <w:pPr>
        <w:spacing w:line="276" w:lineRule="auto"/>
        <w:jc w:val="both"/>
        <w:rPr>
          <w:rFonts w:ascii="Bell MT" w:hAnsi="Bell MT"/>
          <w:lang w:val="en-US"/>
        </w:rPr>
      </w:pPr>
      <w:r w:rsidRPr="00124279">
        <w:rPr>
          <w:rFonts w:ascii="Bell MT" w:hAnsi="Bell MT"/>
          <w:lang w:val="en-US"/>
        </w:rPr>
        <w:t>}</w:t>
      </w:r>
    </w:p>
    <w:p w14:paraId="7D15AB8F" w14:textId="6DE2B1E6" w:rsidR="00096722" w:rsidRPr="00045860" w:rsidRDefault="00096722" w:rsidP="0055160A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045860">
        <w:rPr>
          <w:rFonts w:ascii="Courier New" w:hAnsi="Courier New" w:cs="Courier New"/>
          <w:lang w:val="en-US"/>
        </w:rPr>
        <w:t xml:space="preserve">public </w:t>
      </w:r>
      <w:proofErr w:type="spellStart"/>
      <w:r w:rsidRPr="00045860">
        <w:rPr>
          <w:rFonts w:ascii="Courier New" w:hAnsi="Courier New" w:cs="Courier New"/>
          <w:lang w:val="en-US"/>
        </w:rPr>
        <w:t>boolean</w:t>
      </w:r>
      <w:proofErr w:type="spellEnd"/>
      <w:r w:rsidRPr="00045860">
        <w:rPr>
          <w:rFonts w:ascii="Courier New" w:hAnsi="Courier New" w:cs="Courier New"/>
          <w:lang w:val="en-US"/>
        </w:rPr>
        <w:t xml:space="preserve"> </w:t>
      </w:r>
      <w:proofErr w:type="spellStart"/>
      <w:r w:rsidRPr="00045860">
        <w:rPr>
          <w:rFonts w:ascii="Courier New" w:hAnsi="Courier New" w:cs="Courier New"/>
          <w:lang w:val="en-US"/>
        </w:rPr>
        <w:t>canSubir</w:t>
      </w:r>
      <w:proofErr w:type="spellEnd"/>
      <w:r w:rsidR="000968C2" w:rsidRPr="00045860">
        <w:rPr>
          <w:rFonts w:ascii="Courier New" w:hAnsi="Courier New" w:cs="Courier New"/>
          <w:lang w:val="en-US"/>
        </w:rPr>
        <w:t>(</w:t>
      </w:r>
      <w:r w:rsidR="000F1226" w:rsidRPr="00045860">
        <w:rPr>
          <w:rFonts w:ascii="Courier New" w:hAnsi="Courier New" w:cs="Courier New"/>
          <w:lang w:val="en-US"/>
        </w:rPr>
        <w:t xml:space="preserve">integer </w:t>
      </w:r>
      <w:proofErr w:type="spellStart"/>
      <w:r w:rsidR="000F1226" w:rsidRPr="00045860">
        <w:rPr>
          <w:rFonts w:ascii="Courier New" w:hAnsi="Courier New" w:cs="Courier New"/>
          <w:lang w:val="en-US"/>
        </w:rPr>
        <w:t>pS</w:t>
      </w:r>
      <w:proofErr w:type="spellEnd"/>
      <w:r w:rsidR="000F1226" w:rsidRPr="00045860">
        <w:rPr>
          <w:rFonts w:ascii="Courier New" w:hAnsi="Courier New" w:cs="Courier New"/>
          <w:lang w:val="en-US"/>
        </w:rPr>
        <w:t xml:space="preserve">) {return </w:t>
      </w:r>
      <w:proofErr w:type="spellStart"/>
      <w:r w:rsidR="000F1226" w:rsidRPr="00045860">
        <w:rPr>
          <w:rFonts w:ascii="Courier New" w:hAnsi="Courier New" w:cs="Courier New"/>
          <w:lang w:val="en-US"/>
        </w:rPr>
        <w:t>pS</w:t>
      </w:r>
      <w:proofErr w:type="spellEnd"/>
      <w:r w:rsidR="000F1226" w:rsidRPr="00045860">
        <w:rPr>
          <w:rFonts w:ascii="Courier New" w:hAnsi="Courier New" w:cs="Courier New"/>
          <w:lang w:val="en-US"/>
        </w:rPr>
        <w:t xml:space="preserve"> &lt;=</w:t>
      </w:r>
      <w:proofErr w:type="spellStart"/>
      <w:r w:rsidR="006C6A39" w:rsidRPr="00045860">
        <w:rPr>
          <w:rFonts w:ascii="Courier New" w:hAnsi="Courier New" w:cs="Courier New"/>
          <w:lang w:val="en-US"/>
        </w:rPr>
        <w:t>this.AlturaSuelo</w:t>
      </w:r>
      <w:proofErr w:type="spellEnd"/>
      <w:r w:rsidR="006C6A39" w:rsidRPr="00045860">
        <w:rPr>
          <w:rFonts w:ascii="Courier New" w:hAnsi="Courier New" w:cs="Courier New"/>
          <w:lang w:val="en-US"/>
        </w:rPr>
        <w:t>}</w:t>
      </w:r>
    </w:p>
    <w:p w14:paraId="4E035260" w14:textId="77777777" w:rsidR="00671A21" w:rsidRPr="00045860" w:rsidRDefault="00671A21" w:rsidP="0055160A">
      <w:pPr>
        <w:spacing w:line="276" w:lineRule="auto"/>
        <w:jc w:val="both"/>
        <w:rPr>
          <w:rFonts w:ascii="Courier New" w:hAnsi="Courier New" w:cs="Courier New"/>
          <w:lang w:val="en-US"/>
        </w:rPr>
      </w:pPr>
    </w:p>
    <w:p w14:paraId="641709C0" w14:textId="7ED4AE7F" w:rsidR="00671A21" w:rsidRPr="00340501" w:rsidRDefault="00BF2209" w:rsidP="0055160A">
      <w:pPr>
        <w:spacing w:line="276" w:lineRule="auto"/>
        <w:jc w:val="both"/>
        <w:rPr>
          <w:rFonts w:ascii="Bell MT" w:hAnsi="Bell MT"/>
        </w:rPr>
      </w:pPr>
      <w:proofErr w:type="spellStart"/>
      <w:r w:rsidRPr="00045860">
        <w:rPr>
          <w:rFonts w:ascii="Courier New" w:hAnsi="Courier New" w:cs="Courier New"/>
        </w:rPr>
        <w:t>Class</w:t>
      </w:r>
      <w:proofErr w:type="spellEnd"/>
      <w:r w:rsidRPr="00045860">
        <w:rPr>
          <w:rFonts w:ascii="Courier New" w:hAnsi="Courier New" w:cs="Courier New"/>
        </w:rPr>
        <w:t xml:space="preserve"> </w:t>
      </w:r>
      <w:proofErr w:type="spellStart"/>
      <w:r w:rsidRPr="00045860">
        <w:rPr>
          <w:rFonts w:ascii="Courier New" w:hAnsi="Courier New" w:cs="Courier New"/>
        </w:rPr>
        <w:t>ejemploCoches</w:t>
      </w:r>
      <w:proofErr w:type="spellEnd"/>
      <w:r w:rsidRPr="00045860">
        <w:rPr>
          <w:rFonts w:ascii="Courier New" w:hAnsi="Courier New" w:cs="Courier New"/>
        </w:rPr>
        <w:t>{</w:t>
      </w:r>
      <w:r w:rsidRPr="00340501">
        <w:rPr>
          <w:rFonts w:ascii="Bell MT" w:hAnsi="Bell MT"/>
        </w:rPr>
        <w:t xml:space="preserve">  </w:t>
      </w:r>
      <w:r w:rsidRPr="006E5007">
        <w:rPr>
          <w:rFonts w:ascii="Bell MT" w:hAnsi="Bell MT"/>
          <w:sz w:val="20"/>
          <w:szCs w:val="20"/>
        </w:rPr>
        <w:t>(</w:t>
      </w:r>
      <w:r w:rsidR="006E5007" w:rsidRPr="006E5007">
        <w:rPr>
          <w:rFonts w:ascii="Bell MT" w:hAnsi="Bell MT"/>
          <w:sz w:val="20"/>
          <w:szCs w:val="20"/>
        </w:rPr>
        <w:t>clase</w:t>
      </w:r>
      <w:r w:rsidRPr="006E5007">
        <w:rPr>
          <w:rFonts w:ascii="Bell MT" w:hAnsi="Bell MT"/>
          <w:sz w:val="20"/>
          <w:szCs w:val="20"/>
        </w:rPr>
        <w:t xml:space="preserve"> que actúa como lanzador)</w:t>
      </w:r>
    </w:p>
    <w:p w14:paraId="74B9DB93" w14:textId="7AAA47D9" w:rsidR="00B56229" w:rsidRPr="006E5007" w:rsidRDefault="00B56229" w:rsidP="0055160A">
      <w:pPr>
        <w:spacing w:line="276" w:lineRule="auto"/>
        <w:ind w:left="700"/>
        <w:jc w:val="both"/>
        <w:rPr>
          <w:rFonts w:ascii="Courier New" w:hAnsi="Courier New" w:cs="Courier New"/>
        </w:rPr>
      </w:pPr>
      <w:proofErr w:type="spellStart"/>
      <w:r w:rsidRPr="006E5007">
        <w:rPr>
          <w:rFonts w:ascii="Courier New" w:hAnsi="Courier New" w:cs="Courier New"/>
        </w:rPr>
        <w:t>public</w:t>
      </w:r>
      <w:proofErr w:type="spellEnd"/>
      <w:r w:rsidRPr="006E5007">
        <w:rPr>
          <w:rFonts w:ascii="Courier New" w:hAnsi="Courier New" w:cs="Courier New"/>
        </w:rPr>
        <w:t xml:space="preserve"> </w:t>
      </w:r>
      <w:proofErr w:type="spellStart"/>
      <w:r w:rsidRPr="006E5007">
        <w:rPr>
          <w:rFonts w:ascii="Courier New" w:hAnsi="Courier New" w:cs="Courier New"/>
        </w:rPr>
        <w:t>static</w:t>
      </w:r>
      <w:proofErr w:type="spellEnd"/>
      <w:r w:rsidR="006E5007" w:rsidRPr="006E5007">
        <w:rPr>
          <w:rFonts w:ascii="Courier New" w:hAnsi="Courier New" w:cs="Courier New"/>
        </w:rPr>
        <w:t xml:space="preserve"> </w:t>
      </w:r>
      <w:r w:rsidR="00817F67" w:rsidRPr="006E5007">
        <w:rPr>
          <w:rFonts w:ascii="Bell MT" w:hAnsi="Bell MT" w:cs="Courier New"/>
          <w:sz w:val="20"/>
          <w:szCs w:val="20"/>
        </w:rPr>
        <w:t>(</w:t>
      </w:r>
      <w:proofErr w:type="spellStart"/>
      <w:r w:rsidR="006E5007" w:rsidRPr="006E5007">
        <w:rPr>
          <w:rFonts w:ascii="Bell MT" w:hAnsi="Bell MT" w:cs="Courier New"/>
          <w:sz w:val="20"/>
          <w:szCs w:val="20"/>
        </w:rPr>
        <w:t>static</w:t>
      </w:r>
      <w:proofErr w:type="spellEnd"/>
      <w:r w:rsidR="006E5007" w:rsidRPr="006E5007">
        <w:rPr>
          <w:rFonts w:ascii="Bell MT" w:hAnsi="Bell MT" w:cs="Courier New"/>
          <w:sz w:val="20"/>
          <w:szCs w:val="20"/>
        </w:rPr>
        <w:t>=</w:t>
      </w:r>
      <w:r w:rsidR="00817F67" w:rsidRPr="006E5007">
        <w:rPr>
          <w:rFonts w:ascii="Bell MT" w:hAnsi="Bell MT" w:cs="Courier New"/>
          <w:sz w:val="20"/>
          <w:szCs w:val="20"/>
        </w:rPr>
        <w:t>atributo de la clase que no se puede copiar</w:t>
      </w:r>
      <w:r w:rsidR="00F43ABB" w:rsidRPr="006E5007">
        <w:rPr>
          <w:rFonts w:ascii="Bell MT" w:hAnsi="Bell MT" w:cs="Courier New"/>
          <w:sz w:val="20"/>
          <w:szCs w:val="20"/>
        </w:rPr>
        <w:t xml:space="preserve">, </w:t>
      </w:r>
      <w:proofErr w:type="spellStart"/>
      <w:r w:rsidR="00817F67" w:rsidRPr="006E5007">
        <w:rPr>
          <w:rFonts w:ascii="Bell MT" w:hAnsi="Bell MT" w:cs="Courier New"/>
          <w:sz w:val="20"/>
          <w:szCs w:val="20"/>
        </w:rPr>
        <w:t>singleton</w:t>
      </w:r>
      <w:proofErr w:type="spellEnd"/>
      <w:r w:rsidR="00F43ABB" w:rsidRPr="006E5007">
        <w:rPr>
          <w:rFonts w:ascii="Bell MT" w:hAnsi="Bell MT" w:cs="Courier New"/>
          <w:sz w:val="20"/>
          <w:szCs w:val="20"/>
        </w:rPr>
        <w:t>)</w:t>
      </w:r>
      <w:r w:rsidRPr="006E500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E5007">
        <w:rPr>
          <w:rFonts w:ascii="Courier New" w:hAnsi="Courier New" w:cs="Courier New"/>
        </w:rPr>
        <w:t>void</w:t>
      </w:r>
      <w:proofErr w:type="spellEnd"/>
      <w:r w:rsidR="00817F67" w:rsidRPr="006E5007">
        <w:rPr>
          <w:rFonts w:ascii="Courier New" w:hAnsi="Courier New" w:cs="Courier New"/>
        </w:rPr>
        <w:t xml:space="preserve"> </w:t>
      </w:r>
      <w:proofErr w:type="spellStart"/>
      <w:r w:rsidR="00B03C39" w:rsidRPr="006E5007">
        <w:rPr>
          <w:rFonts w:ascii="Courier New" w:hAnsi="Courier New" w:cs="Courier New"/>
        </w:rPr>
        <w:t>main</w:t>
      </w:r>
      <w:proofErr w:type="spellEnd"/>
      <w:r w:rsidR="00B03C39" w:rsidRPr="006E5007">
        <w:rPr>
          <w:rFonts w:ascii="Courier New" w:hAnsi="Courier New" w:cs="Courier New"/>
        </w:rPr>
        <w:t xml:space="preserve"> </w:t>
      </w:r>
      <w:r w:rsidRPr="006E5007">
        <w:rPr>
          <w:rFonts w:ascii="Courier New" w:hAnsi="Courier New" w:cs="Courier New"/>
        </w:rPr>
        <w:t>(</w:t>
      </w:r>
      <w:proofErr w:type="spellStart"/>
      <w:r w:rsidRPr="006E5007">
        <w:rPr>
          <w:rFonts w:ascii="Courier New" w:hAnsi="Courier New" w:cs="Courier New"/>
        </w:rPr>
        <w:t>string</w:t>
      </w:r>
      <w:proofErr w:type="spellEnd"/>
      <w:r w:rsidRPr="006E5007">
        <w:rPr>
          <w:rFonts w:ascii="Courier New" w:hAnsi="Courier New" w:cs="Courier New"/>
        </w:rPr>
        <w:t xml:space="preserve"> </w:t>
      </w:r>
      <w:proofErr w:type="spellStart"/>
      <w:r w:rsidRPr="006E5007">
        <w:rPr>
          <w:rFonts w:ascii="Courier New" w:hAnsi="Courier New" w:cs="Courier New"/>
        </w:rPr>
        <w:t>Aug</w:t>
      </w:r>
      <w:proofErr w:type="spellEnd"/>
      <w:r w:rsidRPr="006E5007">
        <w:rPr>
          <w:rFonts w:ascii="Courier New" w:hAnsi="Courier New" w:cs="Courier New"/>
        </w:rPr>
        <w:t>[]</w:t>
      </w:r>
      <w:r w:rsidR="003A7F01" w:rsidRPr="006E5007">
        <w:rPr>
          <w:rFonts w:ascii="Courier New" w:hAnsi="Courier New" w:cs="Courier New"/>
        </w:rPr>
        <w:t>)</w:t>
      </w:r>
      <w:r w:rsidR="004D6C9C" w:rsidRPr="006E5007">
        <w:rPr>
          <w:rFonts w:ascii="Courier New" w:hAnsi="Courier New" w:cs="Courier New"/>
        </w:rPr>
        <w:t xml:space="preserve"> </w:t>
      </w:r>
      <w:r w:rsidR="00B03C39" w:rsidRPr="006E5007">
        <w:rPr>
          <w:rFonts w:ascii="Courier New" w:hAnsi="Courier New" w:cs="Courier New"/>
        </w:rPr>
        <w:t>{</w:t>
      </w:r>
    </w:p>
    <w:p w14:paraId="6348EB10" w14:textId="7DBFADB7" w:rsidR="001906C9" w:rsidRPr="00505584" w:rsidRDefault="001906C9" w:rsidP="0055160A">
      <w:pPr>
        <w:spacing w:line="276" w:lineRule="auto"/>
        <w:ind w:left="700"/>
        <w:jc w:val="both"/>
        <w:rPr>
          <w:rFonts w:ascii="Courier New" w:hAnsi="Courier New" w:cs="Courier New"/>
        </w:rPr>
      </w:pPr>
      <w:r w:rsidRPr="00340501">
        <w:rPr>
          <w:rFonts w:ascii="Bell MT" w:hAnsi="Bell MT"/>
        </w:rPr>
        <w:tab/>
      </w:r>
      <w:r w:rsidRPr="00340501">
        <w:rPr>
          <w:rFonts w:ascii="Bell MT" w:hAnsi="Bell MT"/>
        </w:rPr>
        <w:tab/>
      </w:r>
      <w:proofErr w:type="spellStart"/>
      <w:r w:rsidR="009C4071" w:rsidRPr="00505584">
        <w:rPr>
          <w:rFonts w:ascii="Courier New" w:hAnsi="Courier New" w:cs="Courier New"/>
        </w:rPr>
        <w:t>suv</w:t>
      </w:r>
      <w:proofErr w:type="spellEnd"/>
      <w:r w:rsidR="003A7F01" w:rsidRPr="00505584">
        <w:rPr>
          <w:rFonts w:ascii="Courier New" w:hAnsi="Courier New" w:cs="Courier New"/>
        </w:rPr>
        <w:t xml:space="preserve"> </w:t>
      </w:r>
      <w:proofErr w:type="spellStart"/>
      <w:r w:rsidR="003A7F01" w:rsidRPr="00505584">
        <w:rPr>
          <w:rFonts w:ascii="Courier New" w:hAnsi="Courier New" w:cs="Courier New"/>
        </w:rPr>
        <w:t>micoche</w:t>
      </w:r>
      <w:proofErr w:type="spellEnd"/>
      <w:r w:rsidR="003A7F01" w:rsidRPr="00505584">
        <w:rPr>
          <w:rFonts w:ascii="Courier New" w:hAnsi="Courier New" w:cs="Courier New"/>
        </w:rPr>
        <w:t xml:space="preserve"> = </w:t>
      </w:r>
      <w:r w:rsidR="004D6C9C" w:rsidRPr="00505584">
        <w:rPr>
          <w:rFonts w:ascii="Courier New" w:hAnsi="Courier New" w:cs="Courier New"/>
        </w:rPr>
        <w:t>new SUV(200, ‘92929’</w:t>
      </w:r>
      <w:r w:rsidR="00694641" w:rsidRPr="00505584">
        <w:rPr>
          <w:rFonts w:ascii="Courier New" w:hAnsi="Courier New" w:cs="Courier New"/>
        </w:rPr>
        <w:t>, 1, ‘Tesla’, 18)</w:t>
      </w:r>
      <w:r w:rsidR="005D06C4" w:rsidRPr="00505584">
        <w:rPr>
          <w:rFonts w:ascii="Courier New" w:hAnsi="Courier New" w:cs="Courier New"/>
        </w:rPr>
        <w:t>;</w:t>
      </w:r>
    </w:p>
    <w:p w14:paraId="38395074" w14:textId="6DF61078" w:rsidR="001906C9" w:rsidRPr="006E5007" w:rsidRDefault="009C4071" w:rsidP="0055160A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505584">
        <w:rPr>
          <w:rFonts w:ascii="Courier New" w:hAnsi="Courier New" w:cs="Courier New"/>
        </w:rPr>
        <w:tab/>
      </w:r>
      <w:r w:rsidRPr="00505584">
        <w:rPr>
          <w:rFonts w:ascii="Courier New" w:hAnsi="Courier New" w:cs="Courier New"/>
        </w:rPr>
        <w:tab/>
      </w:r>
      <w:proofErr w:type="spellStart"/>
      <w:r w:rsidRPr="006E5007">
        <w:rPr>
          <w:rFonts w:ascii="Courier New" w:hAnsi="Courier New" w:cs="Courier New"/>
          <w:lang w:val="en-US"/>
        </w:rPr>
        <w:t>suv</w:t>
      </w:r>
      <w:proofErr w:type="spellEnd"/>
      <w:r w:rsidRPr="006E5007">
        <w:rPr>
          <w:rFonts w:ascii="Courier New" w:hAnsi="Courier New" w:cs="Courier New"/>
          <w:lang w:val="en-US"/>
        </w:rPr>
        <w:t xml:space="preserve"> </w:t>
      </w:r>
      <w:proofErr w:type="spellStart"/>
      <w:r w:rsidRPr="006E5007">
        <w:rPr>
          <w:rFonts w:ascii="Courier New" w:hAnsi="Courier New" w:cs="Courier New"/>
          <w:lang w:val="en-US"/>
        </w:rPr>
        <w:t>tucoche</w:t>
      </w:r>
      <w:proofErr w:type="spellEnd"/>
      <w:r w:rsidRPr="006E5007">
        <w:rPr>
          <w:rFonts w:ascii="Courier New" w:hAnsi="Courier New" w:cs="Courier New"/>
          <w:lang w:val="en-US"/>
        </w:rPr>
        <w:t xml:space="preserve"> = new SU</w:t>
      </w:r>
      <w:r w:rsidR="00B10557" w:rsidRPr="006E5007">
        <w:rPr>
          <w:rFonts w:ascii="Courier New" w:hAnsi="Courier New" w:cs="Courier New"/>
          <w:lang w:val="en-US"/>
        </w:rPr>
        <w:t xml:space="preserve">V(900, ‘82734’, 2, </w:t>
      </w:r>
      <w:r w:rsidR="005D06C4" w:rsidRPr="006E5007">
        <w:rPr>
          <w:rFonts w:ascii="Courier New" w:hAnsi="Courier New" w:cs="Courier New"/>
          <w:lang w:val="en-US"/>
        </w:rPr>
        <w:t>‘Mercedes Benz’, 17);</w:t>
      </w:r>
    </w:p>
    <w:p w14:paraId="25344555" w14:textId="56F0D277" w:rsidR="00433FBA" w:rsidRPr="006E5007" w:rsidRDefault="00433FBA" w:rsidP="0055160A">
      <w:pPr>
        <w:spacing w:line="276" w:lineRule="auto"/>
        <w:jc w:val="both"/>
        <w:rPr>
          <w:rFonts w:ascii="Courier New" w:hAnsi="Courier New" w:cs="Courier New"/>
        </w:rPr>
      </w:pPr>
      <w:r w:rsidRPr="006E5007">
        <w:rPr>
          <w:rFonts w:ascii="Courier New" w:hAnsi="Courier New" w:cs="Courier New"/>
          <w:lang w:val="en-US"/>
        </w:rPr>
        <w:tab/>
      </w:r>
      <w:r w:rsidRPr="006E5007">
        <w:rPr>
          <w:rFonts w:ascii="Courier New" w:hAnsi="Courier New" w:cs="Courier New"/>
          <w:lang w:val="en-US"/>
        </w:rPr>
        <w:tab/>
      </w:r>
      <w:proofErr w:type="spellStart"/>
      <w:r w:rsidR="00F0551D" w:rsidRPr="006E5007">
        <w:rPr>
          <w:rFonts w:ascii="Courier New" w:hAnsi="Courier New" w:cs="Courier New"/>
        </w:rPr>
        <w:t>if</w:t>
      </w:r>
      <w:proofErr w:type="spellEnd"/>
      <w:r w:rsidR="00F0551D" w:rsidRPr="006E5007">
        <w:rPr>
          <w:rFonts w:ascii="Courier New" w:hAnsi="Courier New" w:cs="Courier New"/>
        </w:rPr>
        <w:t xml:space="preserve"> (</w:t>
      </w:r>
      <w:proofErr w:type="spellStart"/>
      <w:r w:rsidR="00F0551D" w:rsidRPr="006E5007">
        <w:rPr>
          <w:rFonts w:ascii="Courier New" w:hAnsi="Courier New" w:cs="Courier New"/>
        </w:rPr>
        <w:t>micoche.canSubir</w:t>
      </w:r>
      <w:proofErr w:type="spellEnd"/>
      <w:r w:rsidR="00F0551D" w:rsidRPr="006E5007">
        <w:rPr>
          <w:rFonts w:ascii="Courier New" w:hAnsi="Courier New" w:cs="Courier New"/>
        </w:rPr>
        <w:t>(22)</w:t>
      </w:r>
      <w:r w:rsidR="003C340E" w:rsidRPr="006E5007">
        <w:rPr>
          <w:rFonts w:ascii="Courier New" w:hAnsi="Courier New" w:cs="Courier New"/>
        </w:rPr>
        <w:t>)</w:t>
      </w:r>
    </w:p>
    <w:p w14:paraId="3FE3727C" w14:textId="2B884249" w:rsidR="003C340E" w:rsidRPr="00340501" w:rsidRDefault="003C340E" w:rsidP="0055160A">
      <w:pPr>
        <w:spacing w:line="276" w:lineRule="auto"/>
        <w:jc w:val="both"/>
        <w:rPr>
          <w:rFonts w:ascii="Bell MT" w:hAnsi="Bell MT"/>
        </w:rPr>
      </w:pPr>
      <w:r w:rsidRPr="006E5007">
        <w:rPr>
          <w:rFonts w:ascii="Courier New" w:hAnsi="Courier New" w:cs="Courier New"/>
        </w:rPr>
        <w:tab/>
      </w:r>
      <w:r w:rsidRPr="006E5007">
        <w:rPr>
          <w:rFonts w:ascii="Courier New" w:hAnsi="Courier New" w:cs="Courier New"/>
        </w:rPr>
        <w:tab/>
      </w:r>
      <w:r w:rsidRPr="006E5007">
        <w:rPr>
          <w:rFonts w:ascii="Courier New" w:hAnsi="Courier New" w:cs="Courier New"/>
        </w:rPr>
        <w:tab/>
      </w:r>
      <w:proofErr w:type="spellStart"/>
      <w:r w:rsidRPr="006E5007">
        <w:rPr>
          <w:rFonts w:ascii="Courier New" w:hAnsi="Courier New" w:cs="Courier New"/>
        </w:rPr>
        <w:t>system.out</w:t>
      </w:r>
      <w:r w:rsidR="00430FC1" w:rsidRPr="006E5007">
        <w:rPr>
          <w:rFonts w:ascii="Courier New" w:hAnsi="Courier New" w:cs="Courier New"/>
        </w:rPr>
        <w:t>.print</w:t>
      </w:r>
      <w:proofErr w:type="spellEnd"/>
      <w:r w:rsidR="00430FC1" w:rsidRPr="006E5007">
        <w:rPr>
          <w:rFonts w:ascii="Courier New" w:hAnsi="Courier New" w:cs="Courier New"/>
        </w:rPr>
        <w:t>(‘puede subir’);</w:t>
      </w:r>
      <w:r w:rsidR="00430FC1" w:rsidRPr="00340501">
        <w:rPr>
          <w:rFonts w:ascii="Bell MT" w:hAnsi="Bell MT"/>
        </w:rPr>
        <w:t xml:space="preserve"> </w:t>
      </w:r>
    </w:p>
    <w:p w14:paraId="05012E8F" w14:textId="77777777" w:rsidR="00433FBA" w:rsidRPr="00340501" w:rsidRDefault="00433FBA" w:rsidP="0055160A">
      <w:pPr>
        <w:spacing w:line="276" w:lineRule="auto"/>
        <w:jc w:val="both"/>
        <w:rPr>
          <w:rFonts w:ascii="Bell MT" w:hAnsi="Bell MT"/>
        </w:rPr>
      </w:pPr>
    </w:p>
    <w:p w14:paraId="3BC878FD" w14:textId="253B81AB" w:rsidR="0088249A" w:rsidRDefault="0088249A" w:rsidP="0055160A">
      <w:pPr>
        <w:spacing w:line="276" w:lineRule="auto"/>
        <w:jc w:val="both"/>
        <w:rPr>
          <w:rFonts w:ascii="Bell MT" w:hAnsi="Bell MT"/>
        </w:rPr>
      </w:pPr>
      <w:r w:rsidRPr="00340501">
        <w:rPr>
          <w:rFonts w:ascii="Bell MT" w:hAnsi="Bell MT"/>
        </w:rPr>
        <w:t>El punto sirve para llamar a un método o un atributo</w:t>
      </w:r>
      <w:r w:rsidR="001E1BF7" w:rsidRPr="00340501">
        <w:rPr>
          <w:rFonts w:ascii="Bell MT" w:hAnsi="Bell MT"/>
        </w:rPr>
        <w:t xml:space="preserve"> de una variable siempre que sea publico</w:t>
      </w:r>
    </w:p>
    <w:p w14:paraId="107FA1A6" w14:textId="77777777" w:rsidR="00362CD2" w:rsidRDefault="00362CD2" w:rsidP="0055160A">
      <w:pPr>
        <w:spacing w:line="276" w:lineRule="auto"/>
        <w:jc w:val="both"/>
        <w:rPr>
          <w:rFonts w:ascii="Bell MT" w:hAnsi="Bell MT"/>
        </w:rPr>
      </w:pPr>
    </w:p>
    <w:p w14:paraId="16B62F22" w14:textId="77777777" w:rsidR="005018C8" w:rsidRPr="009F44B8" w:rsidRDefault="005018C8" w:rsidP="005018C8">
      <w:pPr>
        <w:pStyle w:val="Ttulo1"/>
        <w:jc w:val="center"/>
        <w:rPr>
          <w:rFonts w:ascii="Bell MT" w:hAnsi="Bell MT"/>
          <w:b/>
          <w:bCs/>
        </w:rPr>
      </w:pPr>
      <w:bookmarkStart w:id="18" w:name="_Toc160552176"/>
      <w:r w:rsidRPr="009F44B8">
        <w:rPr>
          <w:rFonts w:ascii="Bell MT" w:hAnsi="Bell MT"/>
          <w:b/>
          <w:bCs/>
        </w:rPr>
        <w:t>TIPOS DE DATOS EN JAVA</w:t>
      </w:r>
      <w:bookmarkEnd w:id="18"/>
    </w:p>
    <w:p w14:paraId="663AF84D" w14:textId="77777777" w:rsidR="005018C8" w:rsidRDefault="005018C8" w:rsidP="005018C8">
      <w:pPr>
        <w:jc w:val="both"/>
        <w:rPr>
          <w:rFonts w:ascii="Bell MT" w:hAnsi="Bell MT"/>
        </w:rPr>
      </w:pPr>
    </w:p>
    <w:p w14:paraId="7F5490B7" w14:textId="77777777" w:rsidR="005018C8" w:rsidRDefault="005018C8" w:rsidP="005018C8">
      <w:pPr>
        <w:pStyle w:val="Prrafodelista"/>
        <w:numPr>
          <w:ilvl w:val="0"/>
          <w:numId w:val="15"/>
        </w:numPr>
        <w:jc w:val="both"/>
        <w:rPr>
          <w:rFonts w:ascii="Bell MT" w:hAnsi="Bell MT"/>
        </w:rPr>
      </w:pPr>
      <w:proofErr w:type="spellStart"/>
      <w:r>
        <w:rPr>
          <w:rFonts w:ascii="Bell MT" w:hAnsi="Bell MT"/>
        </w:rPr>
        <w:t>boolean</w:t>
      </w:r>
      <w:proofErr w:type="spellEnd"/>
      <w:r>
        <w:rPr>
          <w:rFonts w:ascii="Bell MT" w:hAnsi="Bell MT"/>
        </w:rPr>
        <w:t xml:space="preserve"> -&gt; true/false</w:t>
      </w:r>
    </w:p>
    <w:p w14:paraId="2D2B0F54" w14:textId="77777777" w:rsidR="005018C8" w:rsidRDefault="005018C8" w:rsidP="005018C8">
      <w:pPr>
        <w:pStyle w:val="Prrafodelista"/>
        <w:jc w:val="both"/>
        <w:rPr>
          <w:rFonts w:ascii="Bell MT" w:hAnsi="Bell MT"/>
        </w:rPr>
      </w:pPr>
    </w:p>
    <w:p w14:paraId="6A40A826" w14:textId="77777777" w:rsidR="005018C8" w:rsidRDefault="005018C8" w:rsidP="005018C8">
      <w:pPr>
        <w:pStyle w:val="Prrafodelista"/>
        <w:numPr>
          <w:ilvl w:val="0"/>
          <w:numId w:val="15"/>
        </w:numPr>
        <w:jc w:val="both"/>
        <w:rPr>
          <w:rFonts w:ascii="Bell MT" w:hAnsi="Bell MT"/>
        </w:rPr>
      </w:pPr>
      <w:proofErr w:type="spellStart"/>
      <w:r>
        <w:rPr>
          <w:rFonts w:ascii="Bell MT" w:hAnsi="Bell MT"/>
        </w:rPr>
        <w:t>char</w:t>
      </w:r>
      <w:proofErr w:type="spellEnd"/>
      <w:r>
        <w:rPr>
          <w:rFonts w:ascii="Bell MT" w:hAnsi="Bell MT"/>
        </w:rPr>
        <w:t xml:space="preserve"> -&gt; un único carácter : ‘A’</w:t>
      </w:r>
    </w:p>
    <w:p w14:paraId="7F470EBF" w14:textId="77777777" w:rsidR="005018C8" w:rsidRPr="005018C8" w:rsidRDefault="005018C8" w:rsidP="005018C8">
      <w:pPr>
        <w:jc w:val="both"/>
        <w:rPr>
          <w:rFonts w:ascii="Bell MT" w:hAnsi="Bell MT"/>
        </w:rPr>
      </w:pPr>
    </w:p>
    <w:p w14:paraId="4D7FBAC1" w14:textId="77777777" w:rsidR="005018C8" w:rsidRDefault="005018C8" w:rsidP="005018C8">
      <w:pPr>
        <w:pStyle w:val="Prrafodelista"/>
        <w:numPr>
          <w:ilvl w:val="0"/>
          <w:numId w:val="15"/>
        </w:numPr>
        <w:jc w:val="both"/>
        <w:rPr>
          <w:rFonts w:ascii="Bell MT" w:hAnsi="Bell MT"/>
        </w:rPr>
      </w:pPr>
      <w:r>
        <w:rPr>
          <w:rFonts w:ascii="Bell MT" w:hAnsi="Bell MT"/>
        </w:rPr>
        <w:t xml:space="preserve">byte -&gt; valor que representa un numero de 8-bits. Está contenido en el rango [-128, 127]  </w:t>
      </w:r>
    </w:p>
    <w:p w14:paraId="45387224" w14:textId="77777777" w:rsidR="005018C8" w:rsidRPr="005018C8" w:rsidRDefault="005018C8" w:rsidP="005018C8">
      <w:pPr>
        <w:pStyle w:val="Prrafodelista"/>
        <w:rPr>
          <w:rFonts w:ascii="Bell MT" w:hAnsi="Bell MT"/>
        </w:rPr>
      </w:pPr>
    </w:p>
    <w:p w14:paraId="44211BE8" w14:textId="77777777" w:rsidR="005018C8" w:rsidRDefault="005018C8" w:rsidP="005018C8">
      <w:pPr>
        <w:pStyle w:val="Prrafodelista"/>
        <w:jc w:val="both"/>
        <w:rPr>
          <w:rFonts w:ascii="Bell MT" w:hAnsi="Bell MT"/>
        </w:rPr>
      </w:pPr>
    </w:p>
    <w:p w14:paraId="382C6F1B" w14:textId="77777777" w:rsidR="005018C8" w:rsidRDefault="005018C8" w:rsidP="009D359C">
      <w:pPr>
        <w:pStyle w:val="Prrafodelista"/>
        <w:numPr>
          <w:ilvl w:val="0"/>
          <w:numId w:val="15"/>
        </w:numPr>
        <w:jc w:val="both"/>
        <w:rPr>
          <w:rFonts w:ascii="Bell MT" w:hAnsi="Bell MT"/>
        </w:rPr>
      </w:pPr>
      <w:r>
        <w:rPr>
          <w:rFonts w:ascii="Bell MT" w:hAnsi="Bell MT"/>
        </w:rPr>
        <w:t xml:space="preserve">short -&gt; valor que representa un número de 16 bits. Está contenido en el rango [-32768, 32767] </w:t>
      </w:r>
    </w:p>
    <w:p w14:paraId="23B0B161" w14:textId="77777777" w:rsidR="005018C8" w:rsidRDefault="005018C8" w:rsidP="009D359C">
      <w:pPr>
        <w:pStyle w:val="Prrafodelista"/>
        <w:jc w:val="both"/>
        <w:rPr>
          <w:rFonts w:ascii="Bell MT" w:hAnsi="Bell MT"/>
        </w:rPr>
      </w:pPr>
    </w:p>
    <w:p w14:paraId="1BAF355A" w14:textId="77777777" w:rsidR="005018C8" w:rsidRDefault="005018C8" w:rsidP="009D359C">
      <w:pPr>
        <w:pStyle w:val="Prrafodelista"/>
        <w:numPr>
          <w:ilvl w:val="0"/>
          <w:numId w:val="15"/>
        </w:numPr>
        <w:jc w:val="both"/>
        <w:rPr>
          <w:rFonts w:ascii="Bell MT" w:hAnsi="Bell MT"/>
        </w:rPr>
      </w:pPr>
      <w:proofErr w:type="spellStart"/>
      <w:r>
        <w:rPr>
          <w:rFonts w:ascii="Bell MT" w:hAnsi="Bell MT"/>
        </w:rPr>
        <w:t>int</w:t>
      </w:r>
      <w:proofErr w:type="spellEnd"/>
      <w:r>
        <w:rPr>
          <w:rFonts w:ascii="Bell MT" w:hAnsi="Bell MT"/>
        </w:rPr>
        <w:t xml:space="preserve"> -&gt; valor que representa un número de 32 bits. </w:t>
      </w:r>
    </w:p>
    <w:p w14:paraId="0634C4F7" w14:textId="77777777" w:rsidR="005018C8" w:rsidRPr="005018C8" w:rsidRDefault="005018C8" w:rsidP="009D359C">
      <w:pPr>
        <w:jc w:val="both"/>
        <w:rPr>
          <w:rFonts w:ascii="Bell MT" w:hAnsi="Bell MT"/>
        </w:rPr>
      </w:pPr>
    </w:p>
    <w:p w14:paraId="2B9E8FAB" w14:textId="77777777" w:rsidR="005018C8" w:rsidRDefault="005018C8" w:rsidP="009D359C">
      <w:pPr>
        <w:pStyle w:val="Prrafodelista"/>
        <w:numPr>
          <w:ilvl w:val="0"/>
          <w:numId w:val="15"/>
        </w:numPr>
        <w:jc w:val="both"/>
        <w:rPr>
          <w:rFonts w:ascii="Bell MT" w:hAnsi="Bell MT"/>
        </w:rPr>
      </w:pPr>
      <w:proofErr w:type="spellStart"/>
      <w:r>
        <w:rPr>
          <w:rFonts w:ascii="Bell MT" w:hAnsi="Bell MT"/>
        </w:rPr>
        <w:t>float</w:t>
      </w:r>
      <w:proofErr w:type="spellEnd"/>
      <w:r>
        <w:rPr>
          <w:rFonts w:ascii="Bell MT" w:hAnsi="Bell MT"/>
        </w:rPr>
        <w:t xml:space="preserve"> -&gt; valor que representa un número de 32 bits, que permite decimales: 9.99F</w:t>
      </w:r>
    </w:p>
    <w:p w14:paraId="632B0FC0" w14:textId="77777777" w:rsidR="005018C8" w:rsidRPr="005018C8" w:rsidRDefault="005018C8" w:rsidP="009D359C">
      <w:pPr>
        <w:jc w:val="both"/>
        <w:rPr>
          <w:rFonts w:ascii="Bell MT" w:hAnsi="Bell MT"/>
        </w:rPr>
      </w:pPr>
    </w:p>
    <w:p w14:paraId="7CFA6204" w14:textId="77777777" w:rsidR="005018C8" w:rsidRDefault="005018C8" w:rsidP="009D359C">
      <w:pPr>
        <w:pStyle w:val="Prrafodelista"/>
        <w:numPr>
          <w:ilvl w:val="0"/>
          <w:numId w:val="15"/>
        </w:numPr>
        <w:jc w:val="both"/>
        <w:rPr>
          <w:rFonts w:ascii="Bell MT" w:hAnsi="Bell MT"/>
        </w:rPr>
      </w:pPr>
      <w:proofErr w:type="spellStart"/>
      <w:r>
        <w:rPr>
          <w:rFonts w:ascii="Bell MT" w:hAnsi="Bell MT"/>
        </w:rPr>
        <w:t>long</w:t>
      </w:r>
      <w:proofErr w:type="spellEnd"/>
      <w:r>
        <w:rPr>
          <w:rFonts w:ascii="Bell MT" w:hAnsi="Bell MT"/>
        </w:rPr>
        <w:t xml:space="preserve"> -&gt; valor que representa un número de 64 bits: 33422334333L</w:t>
      </w:r>
    </w:p>
    <w:p w14:paraId="24F113B3" w14:textId="77777777" w:rsidR="005018C8" w:rsidRPr="005018C8" w:rsidRDefault="005018C8" w:rsidP="009D359C">
      <w:pPr>
        <w:jc w:val="both"/>
        <w:rPr>
          <w:rFonts w:ascii="Bell MT" w:hAnsi="Bell MT"/>
        </w:rPr>
      </w:pPr>
    </w:p>
    <w:p w14:paraId="2C8F3DEC" w14:textId="77777777" w:rsidR="005018C8" w:rsidRPr="00FD45BC" w:rsidRDefault="005018C8" w:rsidP="009D359C">
      <w:pPr>
        <w:pStyle w:val="Prrafodelista"/>
        <w:numPr>
          <w:ilvl w:val="0"/>
          <w:numId w:val="15"/>
        </w:numPr>
        <w:jc w:val="both"/>
        <w:rPr>
          <w:rFonts w:ascii="Bell MT" w:hAnsi="Bell MT"/>
        </w:rPr>
      </w:pPr>
      <w:proofErr w:type="spellStart"/>
      <w:r>
        <w:rPr>
          <w:rFonts w:ascii="Bell MT" w:hAnsi="Bell MT"/>
        </w:rPr>
        <w:t>double</w:t>
      </w:r>
      <w:proofErr w:type="spellEnd"/>
      <w:r>
        <w:rPr>
          <w:rFonts w:ascii="Bell MT" w:hAnsi="Bell MT"/>
        </w:rPr>
        <w:t xml:space="preserve"> -&gt; valor que representa un número de 64 bits con capacidad de aceptar decimales.</w:t>
      </w:r>
    </w:p>
    <w:p w14:paraId="0E4753FD" w14:textId="77777777" w:rsidR="005018C8" w:rsidRDefault="005018C8" w:rsidP="009D359C">
      <w:pPr>
        <w:jc w:val="both"/>
        <w:rPr>
          <w:rFonts w:ascii="Bell MT" w:hAnsi="Bell MT"/>
        </w:rPr>
      </w:pPr>
    </w:p>
    <w:p w14:paraId="616DCECD" w14:textId="63AEAC85" w:rsidR="005018C8" w:rsidRPr="009F44B8" w:rsidRDefault="005018C8" w:rsidP="009D359C">
      <w:pPr>
        <w:pStyle w:val="Ttulo2"/>
        <w:jc w:val="both"/>
        <w:rPr>
          <w:rFonts w:ascii="Bell MT" w:hAnsi="Bell MT"/>
        </w:rPr>
      </w:pPr>
      <w:bookmarkStart w:id="19" w:name="_Toc160552177"/>
      <w:proofErr w:type="spellStart"/>
      <w:r w:rsidRPr="009F44B8">
        <w:rPr>
          <w:rFonts w:ascii="Bell MT" w:hAnsi="Bell MT"/>
        </w:rPr>
        <w:t>int</w:t>
      </w:r>
      <w:proofErr w:type="spellEnd"/>
      <w:r w:rsidRPr="009F44B8">
        <w:rPr>
          <w:rFonts w:ascii="Bell MT" w:hAnsi="Bell MT"/>
        </w:rPr>
        <w:t xml:space="preserve"> vs </w:t>
      </w:r>
      <w:proofErr w:type="spellStart"/>
      <w:r w:rsidRPr="009F44B8">
        <w:rPr>
          <w:rFonts w:ascii="Bell MT" w:hAnsi="Bell MT"/>
        </w:rPr>
        <w:t>Integer</w:t>
      </w:r>
      <w:proofErr w:type="spellEnd"/>
      <w:r w:rsidRPr="009F44B8">
        <w:rPr>
          <w:rFonts w:ascii="Bell MT" w:hAnsi="Bell MT"/>
        </w:rPr>
        <w:t>:</w:t>
      </w:r>
      <w:bookmarkEnd w:id="19"/>
    </w:p>
    <w:p w14:paraId="4CA369A9" w14:textId="77777777" w:rsidR="005018C8" w:rsidRDefault="005018C8" w:rsidP="009D359C">
      <w:pPr>
        <w:jc w:val="both"/>
        <w:rPr>
          <w:rFonts w:ascii="Bell MT" w:hAnsi="Bell MT"/>
        </w:rPr>
      </w:pPr>
    </w:p>
    <w:p w14:paraId="34195468" w14:textId="1EF2971D" w:rsidR="005018C8" w:rsidRDefault="005018C8" w:rsidP="009D359C">
      <w:pPr>
        <w:jc w:val="both"/>
        <w:rPr>
          <w:rFonts w:ascii="Bell MT" w:hAnsi="Bell MT"/>
        </w:rPr>
      </w:pPr>
      <w:proofErr w:type="spellStart"/>
      <w:r>
        <w:rPr>
          <w:rFonts w:ascii="Bell MT" w:hAnsi="Bell MT"/>
        </w:rPr>
        <w:t>Integer</w:t>
      </w:r>
      <w:proofErr w:type="spellEnd"/>
      <w:r>
        <w:rPr>
          <w:rFonts w:ascii="Bell MT" w:hAnsi="Bell MT"/>
        </w:rPr>
        <w:t xml:space="preserve"> es una clase que engloba a </w:t>
      </w:r>
      <w:proofErr w:type="spellStart"/>
      <w:r>
        <w:rPr>
          <w:rFonts w:ascii="Bell MT" w:hAnsi="Bell MT"/>
        </w:rPr>
        <w:t>int</w:t>
      </w:r>
      <w:proofErr w:type="spellEnd"/>
      <w:r>
        <w:rPr>
          <w:rFonts w:ascii="Bell MT" w:hAnsi="Bell MT"/>
        </w:rPr>
        <w:t xml:space="preserve"> pero que le añade algunos métodos. Es una clase creada por el propio java</w:t>
      </w:r>
    </w:p>
    <w:p w14:paraId="4AC7F5B8" w14:textId="77777777" w:rsidR="005018C8" w:rsidRDefault="005018C8" w:rsidP="009D359C">
      <w:pPr>
        <w:jc w:val="both"/>
        <w:rPr>
          <w:rFonts w:ascii="Bell MT" w:hAnsi="Bell MT"/>
        </w:rPr>
      </w:pPr>
    </w:p>
    <w:p w14:paraId="742A68CF" w14:textId="77777777" w:rsidR="005018C8" w:rsidRPr="009F44B8" w:rsidRDefault="005018C8" w:rsidP="009D359C">
      <w:pPr>
        <w:pStyle w:val="Ttulo2"/>
        <w:jc w:val="both"/>
        <w:rPr>
          <w:rFonts w:ascii="Bell MT" w:hAnsi="Bell MT"/>
        </w:rPr>
      </w:pPr>
      <w:bookmarkStart w:id="20" w:name="_Toc160552178"/>
      <w:proofErr w:type="spellStart"/>
      <w:r w:rsidRPr="009F44B8">
        <w:rPr>
          <w:rFonts w:ascii="Bell MT" w:hAnsi="Bell MT"/>
        </w:rPr>
        <w:t>float</w:t>
      </w:r>
      <w:proofErr w:type="spellEnd"/>
      <w:r w:rsidRPr="009F44B8">
        <w:rPr>
          <w:rFonts w:ascii="Bell MT" w:hAnsi="Bell MT"/>
        </w:rPr>
        <w:t xml:space="preserve"> vs </w:t>
      </w:r>
      <w:proofErr w:type="spellStart"/>
      <w:r w:rsidRPr="009F44B8">
        <w:rPr>
          <w:rFonts w:ascii="Bell MT" w:hAnsi="Bell MT"/>
        </w:rPr>
        <w:t>Float</w:t>
      </w:r>
      <w:proofErr w:type="spellEnd"/>
      <w:r w:rsidRPr="009F44B8">
        <w:rPr>
          <w:rFonts w:ascii="Bell MT" w:hAnsi="Bell MT"/>
        </w:rPr>
        <w:t>:</w:t>
      </w:r>
      <w:bookmarkEnd w:id="20"/>
    </w:p>
    <w:p w14:paraId="1A03CCA8" w14:textId="77777777" w:rsidR="005018C8" w:rsidRDefault="005018C8" w:rsidP="009D359C">
      <w:pPr>
        <w:jc w:val="both"/>
        <w:rPr>
          <w:rFonts w:ascii="Bell MT" w:hAnsi="Bell MT"/>
        </w:rPr>
      </w:pPr>
    </w:p>
    <w:p w14:paraId="1ECEFB76" w14:textId="78470252" w:rsidR="005018C8" w:rsidRDefault="005018C8" w:rsidP="009D359C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Tiene la misma diferencia que </w:t>
      </w:r>
      <w:proofErr w:type="spellStart"/>
      <w:r>
        <w:rPr>
          <w:rFonts w:ascii="Bell MT" w:hAnsi="Bell MT"/>
        </w:rPr>
        <w:t>int</w:t>
      </w:r>
      <w:proofErr w:type="spellEnd"/>
      <w:r>
        <w:rPr>
          <w:rFonts w:ascii="Bell MT" w:hAnsi="Bell MT"/>
        </w:rPr>
        <w:t xml:space="preserve"> e </w:t>
      </w:r>
      <w:proofErr w:type="spellStart"/>
      <w:r>
        <w:rPr>
          <w:rFonts w:ascii="Bell MT" w:hAnsi="Bell MT"/>
        </w:rPr>
        <w:t>Integer</w:t>
      </w:r>
      <w:proofErr w:type="spellEnd"/>
      <w:r>
        <w:rPr>
          <w:rFonts w:ascii="Bell MT" w:hAnsi="Bell MT"/>
        </w:rPr>
        <w:t>. A la hora de escribir un número con decimales, podemos escribirlo con ‘f’ o con ‘F’.</w:t>
      </w:r>
    </w:p>
    <w:p w14:paraId="578F053C" w14:textId="77777777" w:rsidR="00557A42" w:rsidRDefault="00557A42" w:rsidP="009D359C">
      <w:pPr>
        <w:jc w:val="both"/>
        <w:rPr>
          <w:rFonts w:ascii="Bell MT" w:hAnsi="Bell MT"/>
        </w:rPr>
      </w:pPr>
    </w:p>
    <w:p w14:paraId="42087ABB" w14:textId="605CB037" w:rsidR="00557A42" w:rsidRPr="009F2294" w:rsidRDefault="00557A42" w:rsidP="009F2294">
      <w:pPr>
        <w:pStyle w:val="Ttulo2"/>
        <w:rPr>
          <w:rFonts w:ascii="Bell MT" w:hAnsi="Bell MT"/>
        </w:rPr>
      </w:pPr>
      <w:proofErr w:type="spellStart"/>
      <w:r w:rsidRPr="009F2294">
        <w:rPr>
          <w:rFonts w:ascii="Bell MT" w:hAnsi="Bell MT"/>
        </w:rPr>
        <w:t>boolean</w:t>
      </w:r>
      <w:proofErr w:type="spellEnd"/>
      <w:r w:rsidRPr="009F2294">
        <w:rPr>
          <w:rFonts w:ascii="Bell MT" w:hAnsi="Bell MT"/>
        </w:rPr>
        <w:t xml:space="preserve"> vs </w:t>
      </w:r>
      <w:proofErr w:type="spellStart"/>
      <w:r w:rsidRPr="009F2294">
        <w:rPr>
          <w:rFonts w:ascii="Bell MT" w:hAnsi="Bell MT"/>
        </w:rPr>
        <w:t>Boolean</w:t>
      </w:r>
      <w:proofErr w:type="spellEnd"/>
      <w:r w:rsidRPr="009F2294">
        <w:rPr>
          <w:rFonts w:ascii="Bell MT" w:hAnsi="Bell MT"/>
        </w:rPr>
        <w:t>:</w:t>
      </w:r>
    </w:p>
    <w:p w14:paraId="4261E89E" w14:textId="77777777" w:rsidR="00C16A88" w:rsidRDefault="00C16A88" w:rsidP="009D359C">
      <w:pPr>
        <w:jc w:val="both"/>
        <w:rPr>
          <w:rFonts w:ascii="Bell MT" w:hAnsi="Bell MT"/>
        </w:rPr>
      </w:pPr>
    </w:p>
    <w:p w14:paraId="64A5B0A5" w14:textId="211DC595" w:rsidR="00C16A88" w:rsidRDefault="009F5FDA" w:rsidP="009D359C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Para empezar, </w:t>
      </w:r>
      <w:proofErr w:type="spellStart"/>
      <w:r>
        <w:rPr>
          <w:rFonts w:ascii="Bell MT" w:hAnsi="Bell MT"/>
        </w:rPr>
        <w:t>boolean</w:t>
      </w:r>
      <w:proofErr w:type="spellEnd"/>
      <w:r>
        <w:rPr>
          <w:rFonts w:ascii="Bell MT" w:hAnsi="Bell MT"/>
        </w:rPr>
        <w:t xml:space="preserve"> es un tipo de dato primitivo, y </w:t>
      </w:r>
      <w:proofErr w:type="spellStart"/>
      <w:r>
        <w:rPr>
          <w:rFonts w:ascii="Bell MT" w:hAnsi="Bell MT"/>
        </w:rPr>
        <w:t>Boolean</w:t>
      </w:r>
      <w:proofErr w:type="spellEnd"/>
      <w:r>
        <w:rPr>
          <w:rFonts w:ascii="Bell MT" w:hAnsi="Bell MT"/>
        </w:rPr>
        <w:t xml:space="preserve"> una clase con más métodos.</w:t>
      </w:r>
    </w:p>
    <w:p w14:paraId="25740372" w14:textId="77777777" w:rsidR="00244E57" w:rsidRDefault="00244E57" w:rsidP="009D359C">
      <w:pPr>
        <w:jc w:val="both"/>
        <w:rPr>
          <w:rFonts w:ascii="Bell MT" w:hAnsi="Bell MT"/>
        </w:rPr>
      </w:pPr>
    </w:p>
    <w:p w14:paraId="2C207DF3" w14:textId="71EA157D" w:rsidR="00244E57" w:rsidRDefault="00244E57" w:rsidP="009D359C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Para asignar valores, a </w:t>
      </w:r>
      <w:proofErr w:type="spellStart"/>
      <w:r>
        <w:rPr>
          <w:rFonts w:ascii="Bell MT" w:hAnsi="Bell MT"/>
        </w:rPr>
        <w:t>boolean</w:t>
      </w:r>
      <w:proofErr w:type="spellEnd"/>
      <w:r>
        <w:rPr>
          <w:rFonts w:ascii="Bell MT" w:hAnsi="Bell MT"/>
        </w:rPr>
        <w:t xml:space="preserve"> hay que </w:t>
      </w:r>
      <w:r w:rsidR="00086769">
        <w:rPr>
          <w:rFonts w:ascii="Bell MT" w:hAnsi="Bell MT"/>
        </w:rPr>
        <w:t xml:space="preserve">igualarlo a true o false; a </w:t>
      </w:r>
      <w:proofErr w:type="spellStart"/>
      <w:r w:rsidR="00086769">
        <w:rPr>
          <w:rFonts w:ascii="Bell MT" w:hAnsi="Bell MT"/>
        </w:rPr>
        <w:t>Boolean</w:t>
      </w:r>
      <w:proofErr w:type="spellEnd"/>
      <w:r w:rsidR="00086769">
        <w:rPr>
          <w:rFonts w:ascii="Bell MT" w:hAnsi="Bell MT"/>
        </w:rPr>
        <w:t xml:space="preserve"> hay que </w:t>
      </w:r>
      <w:r w:rsidR="006852E9">
        <w:rPr>
          <w:rFonts w:ascii="Bell MT" w:hAnsi="Bell MT"/>
        </w:rPr>
        <w:t xml:space="preserve">acceder a su constante: </w:t>
      </w:r>
      <w:proofErr w:type="spellStart"/>
      <w:r w:rsidR="006852E9">
        <w:rPr>
          <w:rFonts w:ascii="Bell MT" w:hAnsi="Bell MT"/>
        </w:rPr>
        <w:t>Boolean.TRUE</w:t>
      </w:r>
      <w:proofErr w:type="spellEnd"/>
      <w:r w:rsidR="006852E9">
        <w:rPr>
          <w:rFonts w:ascii="Bell MT" w:hAnsi="Bell MT"/>
        </w:rPr>
        <w:t>-</w:t>
      </w:r>
    </w:p>
    <w:p w14:paraId="1885071D" w14:textId="77777777" w:rsidR="006852E9" w:rsidRDefault="006852E9" w:rsidP="009D359C">
      <w:pPr>
        <w:jc w:val="both"/>
        <w:rPr>
          <w:rFonts w:ascii="Bell MT" w:hAnsi="Bell MT"/>
        </w:rPr>
      </w:pPr>
    </w:p>
    <w:p w14:paraId="283C78E9" w14:textId="071E3DEB" w:rsidR="006852E9" w:rsidRDefault="006852E9" w:rsidP="009D359C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Para imponer condiciones, a </w:t>
      </w:r>
      <w:proofErr w:type="spellStart"/>
      <w:r>
        <w:rPr>
          <w:rFonts w:ascii="Bell MT" w:hAnsi="Bell MT"/>
        </w:rPr>
        <w:t>boolean</w:t>
      </w:r>
      <w:proofErr w:type="spellEnd"/>
      <w:r>
        <w:rPr>
          <w:rFonts w:ascii="Bell MT" w:hAnsi="Bell MT"/>
        </w:rPr>
        <w:t xml:space="preserve"> hay que ponerle el doble == mientras que a </w:t>
      </w:r>
      <w:proofErr w:type="spellStart"/>
      <w:r>
        <w:rPr>
          <w:rFonts w:ascii="Bell MT" w:hAnsi="Bell MT"/>
        </w:rPr>
        <w:t>Boolean</w:t>
      </w:r>
      <w:proofErr w:type="spellEnd"/>
      <w:r w:rsidR="004A7B4D">
        <w:rPr>
          <w:rFonts w:ascii="Bell MT" w:hAnsi="Bell MT"/>
        </w:rPr>
        <w:t xml:space="preserve"> hay que usar el método .</w:t>
      </w:r>
      <w:proofErr w:type="spellStart"/>
      <w:r w:rsidR="004A7B4D">
        <w:rPr>
          <w:rFonts w:ascii="Bell MT" w:hAnsi="Bell MT"/>
        </w:rPr>
        <w:t>equals</w:t>
      </w:r>
      <w:proofErr w:type="spellEnd"/>
      <w:r w:rsidR="004A7B4D">
        <w:rPr>
          <w:rFonts w:ascii="Bell MT" w:hAnsi="Bell MT"/>
        </w:rPr>
        <w:t>().</w:t>
      </w:r>
    </w:p>
    <w:p w14:paraId="036ED0A6" w14:textId="77777777" w:rsidR="004A7B4D" w:rsidRDefault="004A7B4D" w:rsidP="009D359C">
      <w:pPr>
        <w:jc w:val="both"/>
        <w:rPr>
          <w:rFonts w:ascii="Bell MT" w:hAnsi="Bell MT"/>
        </w:rPr>
      </w:pPr>
    </w:p>
    <w:p w14:paraId="3C8DC8D4" w14:textId="38309218" w:rsidR="004A7B4D" w:rsidRDefault="004A7B4D" w:rsidP="009D359C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Los valores </w:t>
      </w:r>
      <w:proofErr w:type="spellStart"/>
      <w:r>
        <w:rPr>
          <w:rFonts w:ascii="Bell MT" w:hAnsi="Bell MT"/>
        </w:rPr>
        <w:t>boolean</w:t>
      </w:r>
      <w:proofErr w:type="spellEnd"/>
      <w:r>
        <w:rPr>
          <w:rFonts w:ascii="Bell MT" w:hAnsi="Bell MT"/>
        </w:rPr>
        <w:t xml:space="preserve"> pueden ser utilizados directamente</w:t>
      </w:r>
      <w:r w:rsidR="008C0A1F">
        <w:rPr>
          <w:rFonts w:ascii="Bell MT" w:hAnsi="Bell MT"/>
        </w:rPr>
        <w:t xml:space="preserve"> en código, mientras que para acceder al valor de un </w:t>
      </w:r>
      <w:proofErr w:type="spellStart"/>
      <w:r w:rsidR="008C0A1F">
        <w:rPr>
          <w:rFonts w:ascii="Bell MT" w:hAnsi="Bell MT"/>
        </w:rPr>
        <w:t>Boolean</w:t>
      </w:r>
      <w:proofErr w:type="spellEnd"/>
      <w:r w:rsidR="008C0A1F">
        <w:rPr>
          <w:rFonts w:ascii="Bell MT" w:hAnsi="Bell MT"/>
        </w:rPr>
        <w:t xml:space="preserve"> hay que utilizar el método .</w:t>
      </w:r>
      <w:proofErr w:type="spellStart"/>
      <w:r w:rsidR="008C0A1F">
        <w:rPr>
          <w:rFonts w:ascii="Bell MT" w:hAnsi="Bell MT"/>
        </w:rPr>
        <w:t>booleanValue</w:t>
      </w:r>
      <w:proofErr w:type="spellEnd"/>
      <w:r w:rsidR="008C0A1F">
        <w:rPr>
          <w:rFonts w:ascii="Bell MT" w:hAnsi="Bell MT"/>
        </w:rPr>
        <w:t>().</w:t>
      </w:r>
    </w:p>
    <w:p w14:paraId="4F2B63EA" w14:textId="77777777" w:rsidR="00761193" w:rsidRDefault="00761193" w:rsidP="005018C8">
      <w:pPr>
        <w:jc w:val="both"/>
        <w:rPr>
          <w:rFonts w:ascii="Bell MT" w:hAnsi="Bell MT"/>
        </w:rPr>
      </w:pPr>
    </w:p>
    <w:p w14:paraId="6A8B8810" w14:textId="236BFE58" w:rsidR="00210911" w:rsidRPr="00B23934" w:rsidRDefault="00210911" w:rsidP="005018C8">
      <w:pPr>
        <w:jc w:val="both"/>
        <w:rPr>
          <w:rFonts w:ascii="Bell MT" w:hAnsi="Bell MT"/>
          <w:color w:val="7030A0"/>
          <w:lang w:val="en-US"/>
        </w:rPr>
      </w:pPr>
      <w:proofErr w:type="spellStart"/>
      <w:r w:rsidRPr="00B23934">
        <w:rPr>
          <w:rFonts w:ascii="Bell MT" w:hAnsi="Bell MT"/>
          <w:color w:val="7030A0"/>
          <w:lang w:val="en-US"/>
        </w:rPr>
        <w:t>Ejemplo</w:t>
      </w:r>
      <w:proofErr w:type="spellEnd"/>
    </w:p>
    <w:p w14:paraId="54A5415E" w14:textId="77777777" w:rsidR="00210911" w:rsidRPr="00B23934" w:rsidRDefault="00210911" w:rsidP="005018C8">
      <w:pPr>
        <w:jc w:val="both"/>
        <w:rPr>
          <w:rFonts w:ascii="Bell MT" w:hAnsi="Bell MT"/>
          <w:lang w:val="en-US"/>
        </w:rPr>
      </w:pPr>
    </w:p>
    <w:p w14:paraId="15387CAB" w14:textId="77777777" w:rsidR="00210911" w:rsidRPr="00210911" w:rsidRDefault="00210911" w:rsidP="009D359C">
      <w:pPr>
        <w:rPr>
          <w:rFonts w:ascii="Courier New" w:hAnsi="Courier New" w:cs="Courier New"/>
          <w:lang w:val="en-US"/>
        </w:rPr>
      </w:pPr>
      <w:r w:rsidRPr="00210911">
        <w:rPr>
          <w:rFonts w:ascii="Courier New" w:hAnsi="Courier New" w:cs="Courier New"/>
          <w:lang w:val="en-US"/>
        </w:rPr>
        <w:t xml:space="preserve">Boolean </w:t>
      </w:r>
      <w:proofErr w:type="spellStart"/>
      <w:r w:rsidRPr="00210911">
        <w:rPr>
          <w:rFonts w:ascii="Courier New" w:hAnsi="Courier New" w:cs="Courier New"/>
          <w:lang w:val="en-US"/>
        </w:rPr>
        <w:t>isMarried</w:t>
      </w:r>
      <w:proofErr w:type="spellEnd"/>
      <w:r w:rsidRPr="00210911">
        <w:rPr>
          <w:rFonts w:ascii="Courier New" w:hAnsi="Courier New" w:cs="Courier New"/>
          <w:lang w:val="en-US"/>
        </w:rPr>
        <w:t xml:space="preserve"> = </w:t>
      </w:r>
      <w:proofErr w:type="spellStart"/>
      <w:r w:rsidRPr="00210911">
        <w:rPr>
          <w:rFonts w:ascii="Courier New" w:hAnsi="Courier New" w:cs="Courier New"/>
          <w:lang w:val="en-US"/>
        </w:rPr>
        <w:t>Boolean.TRUE</w:t>
      </w:r>
      <w:proofErr w:type="spellEnd"/>
      <w:r w:rsidRPr="00210911">
        <w:rPr>
          <w:rFonts w:ascii="Courier New" w:hAnsi="Courier New" w:cs="Courier New"/>
          <w:lang w:val="en-US"/>
        </w:rPr>
        <w:t>;</w:t>
      </w:r>
    </w:p>
    <w:p w14:paraId="33136691" w14:textId="42D736A2" w:rsidR="00210911" w:rsidRPr="00210911" w:rsidRDefault="00210911" w:rsidP="009D359C">
      <w:pPr>
        <w:rPr>
          <w:rFonts w:ascii="Courier New" w:hAnsi="Courier New" w:cs="Courier New"/>
          <w:lang w:val="en-US"/>
        </w:rPr>
      </w:pPr>
      <w:r w:rsidRPr="00210911">
        <w:rPr>
          <w:rFonts w:ascii="Courier New" w:hAnsi="Courier New" w:cs="Courier New"/>
          <w:lang w:val="en-US"/>
        </w:rPr>
        <w:t xml:space="preserve">Boolean </w:t>
      </w:r>
      <w:proofErr w:type="spellStart"/>
      <w:r w:rsidRPr="00210911">
        <w:rPr>
          <w:rFonts w:ascii="Courier New" w:hAnsi="Courier New" w:cs="Courier New"/>
          <w:lang w:val="en-US"/>
        </w:rPr>
        <w:t>isSingle</w:t>
      </w:r>
      <w:proofErr w:type="spellEnd"/>
      <w:r w:rsidRPr="00210911">
        <w:rPr>
          <w:rFonts w:ascii="Courier New" w:hAnsi="Courier New" w:cs="Courier New"/>
          <w:lang w:val="en-US"/>
        </w:rPr>
        <w:t xml:space="preserve"> = </w:t>
      </w:r>
      <w:proofErr w:type="spellStart"/>
      <w:r w:rsidRPr="00210911">
        <w:rPr>
          <w:rFonts w:ascii="Courier New" w:hAnsi="Courier New" w:cs="Courier New"/>
          <w:lang w:val="en-US"/>
        </w:rPr>
        <w:t>Boolean.FALSE</w:t>
      </w:r>
      <w:proofErr w:type="spellEnd"/>
      <w:r w:rsidRPr="00210911">
        <w:rPr>
          <w:rFonts w:ascii="Courier New" w:hAnsi="Courier New" w:cs="Courier New"/>
          <w:lang w:val="en-US"/>
        </w:rPr>
        <w:t>;</w:t>
      </w:r>
    </w:p>
    <w:p w14:paraId="1D5A08D6" w14:textId="5557CBCD" w:rsidR="00210911" w:rsidRPr="00210911" w:rsidRDefault="00210911" w:rsidP="009D359C">
      <w:pPr>
        <w:rPr>
          <w:rFonts w:ascii="Courier New" w:hAnsi="Courier New" w:cs="Courier New"/>
          <w:lang w:val="en-US"/>
        </w:rPr>
      </w:pPr>
      <w:r w:rsidRPr="00210911">
        <w:rPr>
          <w:rFonts w:ascii="Courier New" w:hAnsi="Courier New" w:cs="Courier New"/>
          <w:lang w:val="en-US"/>
        </w:rPr>
        <w:t>if (</w:t>
      </w:r>
      <w:proofErr w:type="spellStart"/>
      <w:r w:rsidRPr="00210911">
        <w:rPr>
          <w:rFonts w:ascii="Courier New" w:hAnsi="Courier New" w:cs="Courier New"/>
          <w:lang w:val="en-US"/>
        </w:rPr>
        <w:t>isMarried.equals</w:t>
      </w:r>
      <w:proofErr w:type="spellEnd"/>
      <w:r w:rsidRPr="00210911">
        <w:rPr>
          <w:rFonts w:ascii="Courier New" w:hAnsi="Courier New" w:cs="Courier New"/>
          <w:lang w:val="en-US"/>
        </w:rPr>
        <w:t>(</w:t>
      </w:r>
      <w:proofErr w:type="spellStart"/>
      <w:r w:rsidRPr="00210911">
        <w:rPr>
          <w:rFonts w:ascii="Courier New" w:hAnsi="Courier New" w:cs="Courier New"/>
          <w:lang w:val="en-US"/>
        </w:rPr>
        <w:t>Boolean.TRUE</w:t>
      </w:r>
      <w:proofErr w:type="spellEnd"/>
      <w:r w:rsidRPr="00210911">
        <w:rPr>
          <w:rFonts w:ascii="Courier New" w:hAnsi="Courier New" w:cs="Courier New"/>
          <w:lang w:val="en-US"/>
        </w:rPr>
        <w:t xml:space="preserve">) &amp;&amp; </w:t>
      </w:r>
      <w:proofErr w:type="spellStart"/>
      <w:r w:rsidRPr="00210911">
        <w:rPr>
          <w:rFonts w:ascii="Courier New" w:hAnsi="Courier New" w:cs="Courier New"/>
          <w:lang w:val="en-US"/>
        </w:rPr>
        <w:t>isSingle.equals</w:t>
      </w:r>
      <w:proofErr w:type="spellEnd"/>
      <w:r w:rsidRPr="00210911">
        <w:rPr>
          <w:rFonts w:ascii="Courier New" w:hAnsi="Courier New" w:cs="Courier New"/>
          <w:lang w:val="en-US"/>
        </w:rPr>
        <w:t>(</w:t>
      </w:r>
      <w:proofErr w:type="spellStart"/>
      <w:r w:rsidRPr="00210911">
        <w:rPr>
          <w:rFonts w:ascii="Courier New" w:hAnsi="Courier New" w:cs="Courier New"/>
          <w:lang w:val="en-US"/>
        </w:rPr>
        <w:t>Boolean.FALSE</w:t>
      </w:r>
      <w:proofErr w:type="spellEnd"/>
      <w:r w:rsidRPr="00210911">
        <w:rPr>
          <w:rFonts w:ascii="Courier New" w:hAnsi="Courier New" w:cs="Courier New"/>
          <w:lang w:val="en-US"/>
        </w:rPr>
        <w:t>)) {</w:t>
      </w:r>
    </w:p>
    <w:p w14:paraId="2211C473" w14:textId="46EC108B" w:rsidR="00210911" w:rsidRPr="00210911" w:rsidRDefault="00210911" w:rsidP="009D359C">
      <w:pPr>
        <w:rPr>
          <w:rFonts w:ascii="Courier New" w:hAnsi="Courier New" w:cs="Courier New"/>
          <w:lang w:val="en-US"/>
        </w:rPr>
      </w:pPr>
      <w:r w:rsidRPr="00210911">
        <w:rPr>
          <w:rFonts w:ascii="Courier New" w:hAnsi="Courier New" w:cs="Courier New"/>
          <w:lang w:val="en-US"/>
        </w:rPr>
        <w:t xml:space="preserve">           </w:t>
      </w:r>
      <w:proofErr w:type="spellStart"/>
      <w:r w:rsidRPr="00210911">
        <w:rPr>
          <w:rFonts w:ascii="Courier New" w:hAnsi="Courier New" w:cs="Courier New"/>
          <w:lang w:val="en-US"/>
        </w:rPr>
        <w:t>System.out.println</w:t>
      </w:r>
      <w:proofErr w:type="spellEnd"/>
      <w:r w:rsidRPr="00210911">
        <w:rPr>
          <w:rFonts w:ascii="Courier New" w:hAnsi="Courier New" w:cs="Courier New"/>
          <w:lang w:val="en-US"/>
        </w:rPr>
        <w:t xml:space="preserve">("You are married and </w:t>
      </w:r>
      <w:proofErr w:type="spellStart"/>
      <w:r w:rsidRPr="00210911">
        <w:rPr>
          <w:rFonts w:ascii="Courier New" w:hAnsi="Courier New" w:cs="Courier New"/>
          <w:lang w:val="en-US"/>
        </w:rPr>
        <w:t>not</w:t>
      </w:r>
      <w:proofErr w:type="spellEnd"/>
      <w:r w:rsidRPr="00210911">
        <w:rPr>
          <w:rFonts w:ascii="Courier New" w:hAnsi="Courier New" w:cs="Courier New"/>
          <w:lang w:val="en-US"/>
        </w:rPr>
        <w:t xml:space="preserve"> single.");</w:t>
      </w:r>
    </w:p>
    <w:p w14:paraId="1EAA26ED" w14:textId="69436DC6" w:rsidR="00210911" w:rsidRPr="00210911" w:rsidRDefault="00210911" w:rsidP="009D359C">
      <w:pPr>
        <w:rPr>
          <w:rFonts w:ascii="Courier New" w:hAnsi="Courier New" w:cs="Courier New"/>
          <w:lang w:val="en-US"/>
        </w:rPr>
      </w:pPr>
      <w:r w:rsidRPr="00210911">
        <w:rPr>
          <w:rFonts w:ascii="Courier New" w:hAnsi="Courier New" w:cs="Courier New"/>
          <w:lang w:val="en-US"/>
        </w:rPr>
        <w:t>}</w:t>
      </w:r>
    </w:p>
    <w:p w14:paraId="336A7C8D" w14:textId="6F32A677" w:rsidR="00210911" w:rsidRPr="00210911" w:rsidRDefault="00210911" w:rsidP="009D359C">
      <w:pPr>
        <w:rPr>
          <w:rFonts w:ascii="Courier New" w:hAnsi="Courier New" w:cs="Courier New"/>
          <w:lang w:val="en-US"/>
        </w:rPr>
      </w:pPr>
      <w:proofErr w:type="spellStart"/>
      <w:r w:rsidRPr="00210911">
        <w:rPr>
          <w:rFonts w:ascii="Courier New" w:hAnsi="Courier New" w:cs="Courier New"/>
          <w:lang w:val="en-US"/>
        </w:rPr>
        <w:t>boolean</w:t>
      </w:r>
      <w:proofErr w:type="spellEnd"/>
      <w:r w:rsidRPr="00210911">
        <w:rPr>
          <w:rFonts w:ascii="Courier New" w:hAnsi="Courier New" w:cs="Courier New"/>
          <w:lang w:val="en-US"/>
        </w:rPr>
        <w:t xml:space="preserve"> </w:t>
      </w:r>
      <w:proofErr w:type="spellStart"/>
      <w:r w:rsidRPr="00210911">
        <w:rPr>
          <w:rFonts w:ascii="Courier New" w:hAnsi="Courier New" w:cs="Courier New"/>
          <w:lang w:val="en-US"/>
        </w:rPr>
        <w:t>boolValue</w:t>
      </w:r>
      <w:proofErr w:type="spellEnd"/>
      <w:r w:rsidRPr="00210911">
        <w:rPr>
          <w:rFonts w:ascii="Courier New" w:hAnsi="Courier New" w:cs="Courier New"/>
          <w:lang w:val="en-US"/>
        </w:rPr>
        <w:t xml:space="preserve"> = </w:t>
      </w:r>
      <w:proofErr w:type="spellStart"/>
      <w:r w:rsidRPr="00210911">
        <w:rPr>
          <w:rFonts w:ascii="Courier New" w:hAnsi="Courier New" w:cs="Courier New"/>
          <w:lang w:val="en-US"/>
        </w:rPr>
        <w:t>isMarried.booleanValue</w:t>
      </w:r>
      <w:proofErr w:type="spellEnd"/>
      <w:r w:rsidRPr="00210911">
        <w:rPr>
          <w:rFonts w:ascii="Courier New" w:hAnsi="Courier New" w:cs="Courier New"/>
          <w:lang w:val="en-US"/>
        </w:rPr>
        <w:t>();</w:t>
      </w:r>
    </w:p>
    <w:p w14:paraId="02D3825A" w14:textId="33DA1C40" w:rsidR="00210911" w:rsidRPr="00210911" w:rsidRDefault="00210911" w:rsidP="009D359C">
      <w:pPr>
        <w:rPr>
          <w:rFonts w:ascii="Courier New" w:hAnsi="Courier New" w:cs="Courier New"/>
          <w:lang w:val="en-US"/>
        </w:rPr>
      </w:pPr>
      <w:r w:rsidRPr="00210911">
        <w:rPr>
          <w:rFonts w:ascii="Courier New" w:hAnsi="Courier New" w:cs="Courier New"/>
          <w:lang w:val="en-US"/>
        </w:rPr>
        <w:t>if (</w:t>
      </w:r>
      <w:proofErr w:type="spellStart"/>
      <w:r w:rsidRPr="00210911">
        <w:rPr>
          <w:rFonts w:ascii="Courier New" w:hAnsi="Courier New" w:cs="Courier New"/>
          <w:lang w:val="en-US"/>
        </w:rPr>
        <w:t>boolValue</w:t>
      </w:r>
      <w:proofErr w:type="spellEnd"/>
      <w:r w:rsidRPr="00210911">
        <w:rPr>
          <w:rFonts w:ascii="Courier New" w:hAnsi="Courier New" w:cs="Courier New"/>
          <w:lang w:val="en-US"/>
        </w:rPr>
        <w:t xml:space="preserve"> &amp;&amp; !</w:t>
      </w:r>
      <w:proofErr w:type="spellStart"/>
      <w:r w:rsidRPr="00210911">
        <w:rPr>
          <w:rFonts w:ascii="Courier New" w:hAnsi="Courier New" w:cs="Courier New"/>
          <w:lang w:val="en-US"/>
        </w:rPr>
        <w:t>isSingle.booleanValue</w:t>
      </w:r>
      <w:proofErr w:type="spellEnd"/>
      <w:r w:rsidRPr="00210911">
        <w:rPr>
          <w:rFonts w:ascii="Courier New" w:hAnsi="Courier New" w:cs="Courier New"/>
          <w:lang w:val="en-US"/>
        </w:rPr>
        <w:t>()) {</w:t>
      </w:r>
    </w:p>
    <w:p w14:paraId="24DB2621" w14:textId="50C66D91" w:rsidR="00761193" w:rsidRPr="009D359C" w:rsidRDefault="00210911" w:rsidP="009D359C">
      <w:pPr>
        <w:rPr>
          <w:rFonts w:ascii="Courier New" w:hAnsi="Courier New" w:cs="Courier New"/>
          <w:lang w:val="en-US"/>
        </w:rPr>
      </w:pPr>
      <w:r w:rsidRPr="009D359C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9D359C">
        <w:rPr>
          <w:rFonts w:ascii="Courier New" w:hAnsi="Courier New" w:cs="Courier New"/>
          <w:lang w:val="en-US"/>
        </w:rPr>
        <w:t>System.out.println</w:t>
      </w:r>
      <w:proofErr w:type="spellEnd"/>
      <w:r w:rsidRPr="009D359C">
        <w:rPr>
          <w:rFonts w:ascii="Courier New" w:hAnsi="Courier New" w:cs="Courier New"/>
          <w:lang w:val="en-US"/>
        </w:rPr>
        <w:t xml:space="preserve">("You are married and </w:t>
      </w:r>
      <w:proofErr w:type="spellStart"/>
      <w:r w:rsidRPr="009D359C">
        <w:rPr>
          <w:rFonts w:ascii="Courier New" w:hAnsi="Courier New" w:cs="Courier New"/>
          <w:lang w:val="en-US"/>
        </w:rPr>
        <w:t>not</w:t>
      </w:r>
      <w:proofErr w:type="spellEnd"/>
      <w:r w:rsidRPr="009D359C">
        <w:rPr>
          <w:rFonts w:ascii="Courier New" w:hAnsi="Courier New" w:cs="Courier New"/>
          <w:lang w:val="en-US"/>
        </w:rPr>
        <w:t xml:space="preserve"> single.");</w:t>
      </w:r>
    </w:p>
    <w:p w14:paraId="7B998213" w14:textId="77777777" w:rsidR="00557A42" w:rsidRPr="00210911" w:rsidRDefault="00557A42" w:rsidP="005018C8">
      <w:pPr>
        <w:jc w:val="both"/>
        <w:rPr>
          <w:rFonts w:ascii="Bell MT" w:hAnsi="Bell MT"/>
          <w:lang w:val="en-US"/>
        </w:rPr>
      </w:pPr>
    </w:p>
    <w:p w14:paraId="2A4A3062" w14:textId="715A9EE4" w:rsidR="00557A42" w:rsidRPr="00D7683B" w:rsidRDefault="00C16A88" w:rsidP="00D7683B">
      <w:pPr>
        <w:pStyle w:val="Ttulo2"/>
        <w:rPr>
          <w:rFonts w:ascii="Bell MT" w:hAnsi="Bell MT"/>
        </w:rPr>
      </w:pPr>
      <w:bookmarkStart w:id="21" w:name="_Toc160552179"/>
      <w:r w:rsidRPr="00D7683B">
        <w:rPr>
          <w:rFonts w:ascii="Bell MT" w:hAnsi="Bell MT"/>
        </w:rPr>
        <w:t>true vs True:</w:t>
      </w:r>
      <w:bookmarkEnd w:id="21"/>
    </w:p>
    <w:p w14:paraId="5C544ADD" w14:textId="77777777" w:rsidR="004E0BEF" w:rsidRDefault="004E0BEF" w:rsidP="005018C8">
      <w:pPr>
        <w:jc w:val="both"/>
        <w:rPr>
          <w:rFonts w:ascii="Bell MT" w:hAnsi="Bell MT"/>
        </w:rPr>
      </w:pPr>
    </w:p>
    <w:p w14:paraId="3E927635" w14:textId="2DF30D4F" w:rsidR="004E0BEF" w:rsidRDefault="00D7683B" w:rsidP="005018C8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true hace referencia a un </w:t>
      </w:r>
      <w:proofErr w:type="spellStart"/>
      <w:r>
        <w:rPr>
          <w:rFonts w:ascii="Bell MT" w:hAnsi="Bell MT"/>
        </w:rPr>
        <w:t>boolean</w:t>
      </w:r>
      <w:proofErr w:type="spellEnd"/>
      <w:r>
        <w:rPr>
          <w:rFonts w:ascii="Bell MT" w:hAnsi="Bell MT"/>
        </w:rPr>
        <w:t xml:space="preserve"> y True a un </w:t>
      </w:r>
      <w:proofErr w:type="spellStart"/>
      <w:r>
        <w:rPr>
          <w:rFonts w:ascii="Bell MT" w:hAnsi="Bell MT"/>
        </w:rPr>
        <w:t>Boolean</w:t>
      </w:r>
      <w:proofErr w:type="spellEnd"/>
    </w:p>
    <w:p w14:paraId="5B929959" w14:textId="77777777" w:rsidR="00362CD2" w:rsidRDefault="00362CD2" w:rsidP="0055160A">
      <w:pPr>
        <w:spacing w:line="276" w:lineRule="auto"/>
        <w:jc w:val="both"/>
        <w:rPr>
          <w:rFonts w:ascii="Bell MT" w:hAnsi="Bell MT"/>
        </w:rPr>
      </w:pPr>
    </w:p>
    <w:p w14:paraId="4220FCEE" w14:textId="77777777" w:rsidR="009F498E" w:rsidRDefault="009F498E" w:rsidP="0055160A">
      <w:pPr>
        <w:spacing w:line="276" w:lineRule="auto"/>
        <w:jc w:val="both"/>
        <w:rPr>
          <w:rFonts w:ascii="Bell MT" w:hAnsi="Bell MT"/>
        </w:rPr>
      </w:pPr>
    </w:p>
    <w:p w14:paraId="77D51C11" w14:textId="3BDC3F25" w:rsidR="009F498E" w:rsidRPr="00766685" w:rsidRDefault="009F498E" w:rsidP="00766685">
      <w:pPr>
        <w:pStyle w:val="Ttulo1"/>
        <w:jc w:val="center"/>
        <w:rPr>
          <w:rFonts w:ascii="Bell MT" w:hAnsi="Bell MT"/>
          <w:b/>
          <w:bCs/>
        </w:rPr>
      </w:pPr>
      <w:bookmarkStart w:id="22" w:name="_Toc160552180"/>
      <w:r w:rsidRPr="00766685">
        <w:rPr>
          <w:rFonts w:ascii="Bell MT" w:hAnsi="Bell MT"/>
          <w:b/>
          <w:bCs/>
        </w:rPr>
        <w:t>CONSTRUCTORES EN JAVA</w:t>
      </w:r>
      <w:bookmarkEnd w:id="22"/>
    </w:p>
    <w:p w14:paraId="48B8D25E" w14:textId="77777777" w:rsidR="009F498E" w:rsidRDefault="009F498E" w:rsidP="0055160A">
      <w:pPr>
        <w:spacing w:line="276" w:lineRule="auto"/>
        <w:jc w:val="both"/>
        <w:rPr>
          <w:rFonts w:ascii="Bell MT" w:hAnsi="Bell MT"/>
        </w:rPr>
      </w:pPr>
    </w:p>
    <w:p w14:paraId="30683062" w14:textId="785A4803" w:rsidR="009F498E" w:rsidRDefault="009F498E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Los constructores sirven para inicializar una clase</w:t>
      </w:r>
      <w:r w:rsidR="008D57B5">
        <w:rPr>
          <w:rFonts w:ascii="Bell MT" w:hAnsi="Bell MT"/>
        </w:rPr>
        <w:t xml:space="preserve">, y nos permiten crear nuevos objetos a partir de una clase. </w:t>
      </w:r>
    </w:p>
    <w:p w14:paraId="4B4B471A" w14:textId="77777777" w:rsidR="008D57B5" w:rsidRDefault="008D57B5" w:rsidP="0055160A">
      <w:pPr>
        <w:spacing w:line="276" w:lineRule="auto"/>
        <w:jc w:val="both"/>
        <w:rPr>
          <w:rFonts w:ascii="Bell MT" w:hAnsi="Bell MT"/>
        </w:rPr>
      </w:pPr>
    </w:p>
    <w:p w14:paraId="14D69DAC" w14:textId="57A3B5C2" w:rsidR="008D57B5" w:rsidRDefault="008D57B5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Pueden</w:t>
      </w:r>
      <w:r w:rsidR="001F6CE7">
        <w:rPr>
          <w:rFonts w:ascii="Bell MT" w:hAnsi="Bell MT"/>
        </w:rPr>
        <w:t xml:space="preserve"> depender de unos parámetros (los atributos de la clase) o no depender de nada, como serían los constructores por defecto.</w:t>
      </w:r>
    </w:p>
    <w:p w14:paraId="68AB57ED" w14:textId="77777777" w:rsidR="001F6CE7" w:rsidRDefault="001F6CE7" w:rsidP="0055160A">
      <w:pPr>
        <w:spacing w:line="276" w:lineRule="auto"/>
        <w:jc w:val="both"/>
        <w:rPr>
          <w:rFonts w:ascii="Bell MT" w:hAnsi="Bell MT"/>
        </w:rPr>
      </w:pPr>
    </w:p>
    <w:p w14:paraId="413316C6" w14:textId="361BE668" w:rsidR="001F6CE7" w:rsidRPr="00A1507B" w:rsidRDefault="001F6CE7" w:rsidP="00A1507B">
      <w:pPr>
        <w:pStyle w:val="Ttulo2"/>
        <w:rPr>
          <w:rFonts w:ascii="Bell MT" w:hAnsi="Bell MT"/>
        </w:rPr>
      </w:pPr>
      <w:bookmarkStart w:id="23" w:name="_Toc160552181"/>
      <w:r w:rsidRPr="00A1507B">
        <w:rPr>
          <w:rFonts w:ascii="Bell MT" w:hAnsi="Bell MT"/>
        </w:rPr>
        <w:t>Constructores por defecto</w:t>
      </w:r>
      <w:bookmarkEnd w:id="23"/>
    </w:p>
    <w:p w14:paraId="57D45A88" w14:textId="77777777" w:rsidR="001F6CE7" w:rsidRDefault="001F6CE7" w:rsidP="0055160A">
      <w:pPr>
        <w:spacing w:line="276" w:lineRule="auto"/>
        <w:jc w:val="both"/>
        <w:rPr>
          <w:rFonts w:ascii="Bell MT" w:hAnsi="Bell MT"/>
        </w:rPr>
      </w:pPr>
    </w:p>
    <w:p w14:paraId="4AA69290" w14:textId="37759C8E" w:rsidR="001F6CE7" w:rsidRDefault="001F6CE7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 xml:space="preserve">Los constructores por defecto </w:t>
      </w:r>
      <w:r w:rsidR="001F1D8A">
        <w:rPr>
          <w:rFonts w:ascii="Bell MT" w:hAnsi="Bell MT"/>
        </w:rPr>
        <w:t>pueden tener o no parámetros iniciales.</w:t>
      </w:r>
    </w:p>
    <w:p w14:paraId="4B067F1B" w14:textId="77777777" w:rsidR="001F1D8A" w:rsidRDefault="001F1D8A" w:rsidP="0055160A">
      <w:pPr>
        <w:spacing w:line="276" w:lineRule="auto"/>
        <w:jc w:val="both"/>
        <w:rPr>
          <w:rFonts w:ascii="Bell MT" w:hAnsi="Bell MT"/>
        </w:rPr>
      </w:pPr>
    </w:p>
    <w:p w14:paraId="6743388D" w14:textId="4ECC08F6" w:rsidR="001F1D8A" w:rsidRDefault="001F1D8A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>Sí los tienen: algunas clases como círculos</w:t>
      </w:r>
      <w:r w:rsidR="008163E2">
        <w:rPr>
          <w:rFonts w:ascii="Bell MT" w:hAnsi="Bell MT"/>
        </w:rPr>
        <w:t xml:space="preserve"> o formas, porque necesitamos un radio y un centro inicial para crear el círculo. </w:t>
      </w:r>
      <w:r w:rsidR="00AB7969">
        <w:rPr>
          <w:rFonts w:ascii="Bell MT" w:hAnsi="Bell MT"/>
        </w:rPr>
        <w:t>En este caso, sin par</w:t>
      </w:r>
      <w:r w:rsidR="00661021">
        <w:rPr>
          <w:rFonts w:ascii="Bell MT" w:hAnsi="Bell MT"/>
        </w:rPr>
        <w:t>ámetros,</w:t>
      </w:r>
      <w:r w:rsidR="00FE3B97">
        <w:rPr>
          <w:rFonts w:ascii="Bell MT" w:hAnsi="Bell MT"/>
        </w:rPr>
        <w:t xml:space="preserve"> </w:t>
      </w:r>
      <w:r w:rsidR="001F7F20">
        <w:rPr>
          <w:rFonts w:ascii="Bell MT" w:hAnsi="Bell MT"/>
        </w:rPr>
        <w:t xml:space="preserve">para establecer el valor de los atributos tan solo </w:t>
      </w:r>
      <w:r w:rsidR="00445951">
        <w:rPr>
          <w:rFonts w:ascii="Bell MT" w:hAnsi="Bell MT"/>
        </w:rPr>
        <w:t>hay que poner el valor que queremos:</w:t>
      </w:r>
    </w:p>
    <w:p w14:paraId="56CFD5C2" w14:textId="77777777" w:rsidR="00445951" w:rsidRDefault="00445951" w:rsidP="0055160A">
      <w:pPr>
        <w:spacing w:line="276" w:lineRule="auto"/>
        <w:jc w:val="both"/>
        <w:rPr>
          <w:rFonts w:ascii="Bell MT" w:hAnsi="Bell MT"/>
        </w:rPr>
      </w:pPr>
    </w:p>
    <w:p w14:paraId="48BDCA47" w14:textId="77777777" w:rsidR="00445951" w:rsidRPr="00766685" w:rsidRDefault="00445951" w:rsidP="0055160A">
      <w:pPr>
        <w:spacing w:line="276" w:lineRule="auto"/>
        <w:jc w:val="both"/>
        <w:rPr>
          <w:rFonts w:ascii="Courier New" w:hAnsi="Courier New" w:cs="Courier New"/>
        </w:rPr>
      </w:pPr>
      <w:proofErr w:type="spellStart"/>
      <w:r w:rsidRPr="00766685">
        <w:rPr>
          <w:rFonts w:ascii="Courier New" w:hAnsi="Courier New" w:cs="Courier New"/>
        </w:rPr>
        <w:t>class</w:t>
      </w:r>
      <w:proofErr w:type="spellEnd"/>
      <w:r w:rsidRPr="00766685">
        <w:rPr>
          <w:rFonts w:ascii="Courier New" w:hAnsi="Courier New" w:cs="Courier New"/>
        </w:rPr>
        <w:t xml:space="preserve"> </w:t>
      </w:r>
      <w:proofErr w:type="spellStart"/>
      <w:r w:rsidRPr="00766685">
        <w:rPr>
          <w:rFonts w:ascii="Courier New" w:hAnsi="Courier New" w:cs="Courier New"/>
        </w:rPr>
        <w:t>Circle</w:t>
      </w:r>
      <w:proofErr w:type="spellEnd"/>
      <w:r w:rsidRPr="00766685">
        <w:rPr>
          <w:rFonts w:ascii="Courier New" w:hAnsi="Courier New" w:cs="Courier New"/>
        </w:rPr>
        <w:t>{</w:t>
      </w:r>
    </w:p>
    <w:p w14:paraId="6141516F" w14:textId="51397B7E" w:rsidR="00445951" w:rsidRPr="00766685" w:rsidRDefault="00445951" w:rsidP="0055160A">
      <w:pPr>
        <w:spacing w:line="276" w:lineRule="auto"/>
        <w:jc w:val="both"/>
        <w:rPr>
          <w:rFonts w:ascii="Courier New" w:hAnsi="Courier New" w:cs="Courier New"/>
        </w:rPr>
      </w:pPr>
      <w:r w:rsidRPr="00766685">
        <w:rPr>
          <w:rFonts w:ascii="Courier New" w:hAnsi="Courier New" w:cs="Courier New"/>
        </w:rPr>
        <w:tab/>
      </w:r>
      <w:proofErr w:type="spellStart"/>
      <w:r w:rsidR="000961D2" w:rsidRPr="00766685">
        <w:rPr>
          <w:rFonts w:ascii="Courier New" w:hAnsi="Courier New" w:cs="Courier New"/>
        </w:rPr>
        <w:t>double</w:t>
      </w:r>
      <w:proofErr w:type="spellEnd"/>
      <w:r w:rsidR="000961D2" w:rsidRPr="00766685">
        <w:rPr>
          <w:rFonts w:ascii="Courier New" w:hAnsi="Courier New" w:cs="Courier New"/>
        </w:rPr>
        <w:t xml:space="preserve"> radio;</w:t>
      </w:r>
    </w:p>
    <w:p w14:paraId="29B0B46E" w14:textId="7B069AC7" w:rsidR="000961D2" w:rsidRPr="00766685" w:rsidRDefault="000961D2" w:rsidP="0055160A">
      <w:pPr>
        <w:spacing w:line="276" w:lineRule="auto"/>
        <w:jc w:val="both"/>
        <w:rPr>
          <w:rFonts w:ascii="Courier New" w:hAnsi="Courier New" w:cs="Courier New"/>
        </w:rPr>
      </w:pPr>
      <w:r w:rsidRPr="00766685">
        <w:rPr>
          <w:rFonts w:ascii="Courier New" w:hAnsi="Courier New" w:cs="Courier New"/>
        </w:rPr>
        <w:tab/>
      </w:r>
    </w:p>
    <w:p w14:paraId="29DE8EC2" w14:textId="77777777" w:rsidR="000961D2" w:rsidRPr="00766685" w:rsidRDefault="000961D2" w:rsidP="0055160A">
      <w:pPr>
        <w:spacing w:line="276" w:lineRule="auto"/>
        <w:jc w:val="both"/>
        <w:rPr>
          <w:rFonts w:ascii="Courier New" w:hAnsi="Courier New" w:cs="Courier New"/>
        </w:rPr>
      </w:pPr>
      <w:r w:rsidRPr="00766685">
        <w:rPr>
          <w:rFonts w:ascii="Courier New" w:hAnsi="Courier New" w:cs="Courier New"/>
        </w:rPr>
        <w:tab/>
      </w:r>
      <w:proofErr w:type="spellStart"/>
      <w:r w:rsidRPr="00766685">
        <w:rPr>
          <w:rFonts w:ascii="Courier New" w:hAnsi="Courier New" w:cs="Courier New"/>
        </w:rPr>
        <w:t>public</w:t>
      </w:r>
      <w:proofErr w:type="spellEnd"/>
      <w:r w:rsidRPr="00766685">
        <w:rPr>
          <w:rFonts w:ascii="Courier New" w:hAnsi="Courier New" w:cs="Courier New"/>
        </w:rPr>
        <w:t xml:space="preserve"> </w:t>
      </w:r>
      <w:proofErr w:type="spellStart"/>
      <w:r w:rsidRPr="00766685">
        <w:rPr>
          <w:rFonts w:ascii="Courier New" w:hAnsi="Courier New" w:cs="Courier New"/>
        </w:rPr>
        <w:t>Circle</w:t>
      </w:r>
      <w:proofErr w:type="spellEnd"/>
      <w:r w:rsidRPr="00766685">
        <w:rPr>
          <w:rFonts w:ascii="Courier New" w:hAnsi="Courier New" w:cs="Courier New"/>
        </w:rPr>
        <w:t>(){</w:t>
      </w:r>
    </w:p>
    <w:p w14:paraId="58C3EEE0" w14:textId="2F223100" w:rsidR="000961D2" w:rsidRPr="00766685" w:rsidRDefault="000961D2" w:rsidP="000961D2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766685">
        <w:rPr>
          <w:rFonts w:ascii="Courier New" w:hAnsi="Courier New" w:cs="Courier New"/>
        </w:rPr>
        <w:tab/>
      </w:r>
      <w:proofErr w:type="spellStart"/>
      <w:r w:rsidRPr="00766685">
        <w:rPr>
          <w:rFonts w:ascii="Courier New" w:hAnsi="Courier New" w:cs="Courier New"/>
        </w:rPr>
        <w:t>this.</w:t>
      </w:r>
      <w:r w:rsidR="00613277" w:rsidRPr="00766685">
        <w:rPr>
          <w:rFonts w:ascii="Courier New" w:hAnsi="Courier New" w:cs="Courier New"/>
        </w:rPr>
        <w:t>radio</w:t>
      </w:r>
      <w:proofErr w:type="spellEnd"/>
      <w:r w:rsidR="00613277" w:rsidRPr="00766685">
        <w:rPr>
          <w:rFonts w:ascii="Courier New" w:hAnsi="Courier New" w:cs="Courier New"/>
        </w:rPr>
        <w:t xml:space="preserve"> = 23;</w:t>
      </w:r>
    </w:p>
    <w:p w14:paraId="5CC79994" w14:textId="23B1563E" w:rsidR="00445951" w:rsidRPr="00766685" w:rsidRDefault="000961D2" w:rsidP="00841F39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766685">
        <w:rPr>
          <w:rFonts w:ascii="Courier New" w:hAnsi="Courier New" w:cs="Courier New"/>
        </w:rPr>
        <w:t>}</w:t>
      </w:r>
    </w:p>
    <w:p w14:paraId="3A03E8FB" w14:textId="3405E57A" w:rsidR="00445951" w:rsidRPr="00766685" w:rsidRDefault="00445951" w:rsidP="0055160A">
      <w:pPr>
        <w:spacing w:line="276" w:lineRule="auto"/>
        <w:jc w:val="both"/>
        <w:rPr>
          <w:rFonts w:ascii="Courier New" w:hAnsi="Courier New" w:cs="Courier New"/>
        </w:rPr>
      </w:pPr>
      <w:r w:rsidRPr="00766685">
        <w:rPr>
          <w:rFonts w:ascii="Courier New" w:hAnsi="Courier New" w:cs="Courier New"/>
        </w:rPr>
        <w:t>}</w:t>
      </w:r>
    </w:p>
    <w:p w14:paraId="67423AEC" w14:textId="77777777" w:rsidR="001906C9" w:rsidRDefault="001906C9" w:rsidP="0055160A">
      <w:pPr>
        <w:spacing w:line="276" w:lineRule="auto"/>
        <w:jc w:val="both"/>
        <w:rPr>
          <w:rFonts w:ascii="Bell MT" w:hAnsi="Bell MT"/>
        </w:rPr>
      </w:pPr>
    </w:p>
    <w:p w14:paraId="2CC8F731" w14:textId="439DD8F3" w:rsidR="00443BDE" w:rsidRPr="00766685" w:rsidRDefault="00443BDE" w:rsidP="00766685">
      <w:pPr>
        <w:pStyle w:val="Ttulo2"/>
        <w:rPr>
          <w:rFonts w:ascii="Bell MT" w:hAnsi="Bell MT"/>
        </w:rPr>
      </w:pPr>
      <w:bookmarkStart w:id="24" w:name="_Toc160552182"/>
      <w:r w:rsidRPr="00766685">
        <w:rPr>
          <w:rFonts w:ascii="Bell MT" w:hAnsi="Bell MT"/>
        </w:rPr>
        <w:t>Constructores con parámetros de otra clase</w:t>
      </w:r>
      <w:bookmarkEnd w:id="24"/>
    </w:p>
    <w:p w14:paraId="15B482B5" w14:textId="77777777" w:rsidR="00443BDE" w:rsidRDefault="00443BDE" w:rsidP="0055160A">
      <w:pPr>
        <w:spacing w:line="276" w:lineRule="auto"/>
        <w:jc w:val="both"/>
        <w:rPr>
          <w:rFonts w:ascii="Bell MT" w:hAnsi="Bell MT"/>
        </w:rPr>
      </w:pPr>
    </w:p>
    <w:p w14:paraId="317900BE" w14:textId="30EBDE53" w:rsidR="00443BDE" w:rsidRDefault="00443BDE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</w:rPr>
        <w:t xml:space="preserve">En las relaciones de asociación, </w:t>
      </w:r>
      <w:r w:rsidR="002B6928">
        <w:rPr>
          <w:rFonts w:ascii="Bell MT" w:hAnsi="Bell MT"/>
        </w:rPr>
        <w:t xml:space="preserve">como los atributos de una clase1 </w:t>
      </w:r>
      <w:r w:rsidR="006E1614">
        <w:rPr>
          <w:rFonts w:ascii="Bell MT" w:hAnsi="Bell MT"/>
        </w:rPr>
        <w:t>pueden ser del tipo de una clase2, para inicializarlos, hay que instanciar la clase 2:</w:t>
      </w:r>
    </w:p>
    <w:p w14:paraId="5E396405" w14:textId="77777777" w:rsidR="006E1614" w:rsidRDefault="006E1614" w:rsidP="0055160A">
      <w:pPr>
        <w:spacing w:line="276" w:lineRule="auto"/>
        <w:jc w:val="both"/>
        <w:rPr>
          <w:rFonts w:ascii="Bell MT" w:hAnsi="Bell MT"/>
        </w:rPr>
      </w:pPr>
    </w:p>
    <w:p w14:paraId="6021060F" w14:textId="77777777" w:rsidR="00170B36" w:rsidRPr="00766685" w:rsidRDefault="006E1614" w:rsidP="0055160A">
      <w:pPr>
        <w:spacing w:line="276" w:lineRule="auto"/>
        <w:jc w:val="both"/>
        <w:rPr>
          <w:rFonts w:ascii="Courier New" w:hAnsi="Courier New" w:cs="Courier New"/>
        </w:rPr>
      </w:pPr>
      <w:proofErr w:type="spellStart"/>
      <w:r w:rsidRPr="00766685">
        <w:rPr>
          <w:rFonts w:ascii="Courier New" w:hAnsi="Courier New" w:cs="Courier New"/>
        </w:rPr>
        <w:t>class</w:t>
      </w:r>
      <w:proofErr w:type="spellEnd"/>
      <w:r w:rsidRPr="00766685">
        <w:rPr>
          <w:rFonts w:ascii="Courier New" w:hAnsi="Courier New" w:cs="Courier New"/>
        </w:rPr>
        <w:t xml:space="preserve"> </w:t>
      </w:r>
      <w:proofErr w:type="spellStart"/>
      <w:r w:rsidRPr="00766685">
        <w:rPr>
          <w:rFonts w:ascii="Courier New" w:hAnsi="Courier New" w:cs="Courier New"/>
        </w:rPr>
        <w:t>Circle</w:t>
      </w:r>
      <w:proofErr w:type="spellEnd"/>
      <w:r w:rsidR="00170B36" w:rsidRPr="00766685">
        <w:rPr>
          <w:rFonts w:ascii="Courier New" w:hAnsi="Courier New" w:cs="Courier New"/>
        </w:rPr>
        <w:t>{</w:t>
      </w:r>
    </w:p>
    <w:p w14:paraId="05E18E50" w14:textId="7AD6AF85" w:rsidR="00170B36" w:rsidRPr="00766685" w:rsidRDefault="00170B36" w:rsidP="0055160A">
      <w:pPr>
        <w:spacing w:line="276" w:lineRule="auto"/>
        <w:jc w:val="both"/>
        <w:rPr>
          <w:rFonts w:ascii="Courier New" w:hAnsi="Courier New" w:cs="Courier New"/>
        </w:rPr>
      </w:pPr>
      <w:r w:rsidRPr="00766685">
        <w:rPr>
          <w:rFonts w:ascii="Courier New" w:hAnsi="Courier New" w:cs="Courier New"/>
        </w:rPr>
        <w:tab/>
      </w:r>
      <w:proofErr w:type="spellStart"/>
      <w:r w:rsidRPr="00766685">
        <w:rPr>
          <w:rFonts w:ascii="Courier New" w:hAnsi="Courier New" w:cs="Courier New"/>
        </w:rPr>
        <w:t>double</w:t>
      </w:r>
      <w:proofErr w:type="spellEnd"/>
      <w:r w:rsidRPr="00766685">
        <w:rPr>
          <w:rFonts w:ascii="Courier New" w:hAnsi="Courier New" w:cs="Courier New"/>
        </w:rPr>
        <w:t xml:space="preserve"> radio;</w:t>
      </w:r>
    </w:p>
    <w:p w14:paraId="5A2B1423" w14:textId="20296780" w:rsidR="00170B36" w:rsidRPr="00766685" w:rsidRDefault="00170B36" w:rsidP="0055160A">
      <w:pPr>
        <w:spacing w:line="276" w:lineRule="auto"/>
        <w:jc w:val="both"/>
        <w:rPr>
          <w:rFonts w:ascii="Courier New" w:hAnsi="Courier New" w:cs="Courier New"/>
        </w:rPr>
      </w:pPr>
      <w:r w:rsidRPr="00766685">
        <w:rPr>
          <w:rFonts w:ascii="Courier New" w:hAnsi="Courier New" w:cs="Courier New"/>
        </w:rPr>
        <w:tab/>
        <w:t>Punto centro;</w:t>
      </w:r>
    </w:p>
    <w:p w14:paraId="5D5D919C" w14:textId="77777777" w:rsidR="00170B36" w:rsidRPr="00766685" w:rsidRDefault="00170B36" w:rsidP="0055160A">
      <w:pPr>
        <w:spacing w:line="276" w:lineRule="auto"/>
        <w:jc w:val="both"/>
        <w:rPr>
          <w:rFonts w:ascii="Courier New" w:hAnsi="Courier New" w:cs="Courier New"/>
        </w:rPr>
      </w:pPr>
    </w:p>
    <w:p w14:paraId="109A3302" w14:textId="77777777" w:rsidR="0007479A" w:rsidRPr="00766685" w:rsidRDefault="00170B36" w:rsidP="0055160A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766685">
        <w:rPr>
          <w:rFonts w:ascii="Courier New" w:hAnsi="Courier New" w:cs="Courier New"/>
        </w:rPr>
        <w:tab/>
      </w:r>
      <w:r w:rsidRPr="00766685">
        <w:rPr>
          <w:rFonts w:ascii="Courier New" w:hAnsi="Courier New" w:cs="Courier New"/>
          <w:lang w:val="en-US"/>
        </w:rPr>
        <w:t>public Circle</w:t>
      </w:r>
      <w:r w:rsidR="0007479A" w:rsidRPr="00766685">
        <w:rPr>
          <w:rFonts w:ascii="Courier New" w:hAnsi="Courier New" w:cs="Courier New"/>
          <w:lang w:val="en-US"/>
        </w:rPr>
        <w:t>(double radio, int x, int y){</w:t>
      </w:r>
    </w:p>
    <w:p w14:paraId="4B781CB3" w14:textId="5AA08B7D" w:rsidR="0007479A" w:rsidRPr="00766685" w:rsidRDefault="0007479A" w:rsidP="0055160A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766685">
        <w:rPr>
          <w:rFonts w:ascii="Courier New" w:hAnsi="Courier New" w:cs="Courier New"/>
          <w:lang w:val="en-US"/>
        </w:rPr>
        <w:tab/>
      </w:r>
      <w:r w:rsidRPr="00766685">
        <w:rPr>
          <w:rFonts w:ascii="Courier New" w:hAnsi="Courier New" w:cs="Courier New"/>
          <w:lang w:val="en-US"/>
        </w:rPr>
        <w:tab/>
      </w:r>
      <w:proofErr w:type="spellStart"/>
      <w:r w:rsidRPr="00766685">
        <w:rPr>
          <w:rFonts w:ascii="Courier New" w:hAnsi="Courier New" w:cs="Courier New"/>
          <w:lang w:val="en-US"/>
        </w:rPr>
        <w:t>this.radio</w:t>
      </w:r>
      <w:proofErr w:type="spellEnd"/>
      <w:r w:rsidRPr="00766685">
        <w:rPr>
          <w:rFonts w:ascii="Courier New" w:hAnsi="Courier New" w:cs="Courier New"/>
          <w:lang w:val="en-US"/>
        </w:rPr>
        <w:t xml:space="preserve"> = radio;</w:t>
      </w:r>
    </w:p>
    <w:p w14:paraId="08DB329E" w14:textId="11AA2481" w:rsidR="0007479A" w:rsidRPr="00766685" w:rsidRDefault="0007479A" w:rsidP="0055160A">
      <w:pPr>
        <w:spacing w:line="276" w:lineRule="auto"/>
        <w:jc w:val="both"/>
        <w:rPr>
          <w:rFonts w:ascii="Courier New" w:hAnsi="Courier New" w:cs="Courier New"/>
        </w:rPr>
      </w:pPr>
      <w:r w:rsidRPr="00766685">
        <w:rPr>
          <w:rFonts w:ascii="Courier New" w:hAnsi="Courier New" w:cs="Courier New"/>
          <w:lang w:val="en-US"/>
        </w:rPr>
        <w:tab/>
      </w:r>
      <w:r w:rsidRPr="00766685">
        <w:rPr>
          <w:rFonts w:ascii="Courier New" w:hAnsi="Courier New" w:cs="Courier New"/>
          <w:lang w:val="en-US"/>
        </w:rPr>
        <w:tab/>
      </w:r>
      <w:proofErr w:type="spellStart"/>
      <w:r w:rsidRPr="00766685">
        <w:rPr>
          <w:rFonts w:ascii="Courier New" w:hAnsi="Courier New" w:cs="Courier New"/>
        </w:rPr>
        <w:t>this.centro</w:t>
      </w:r>
      <w:proofErr w:type="spellEnd"/>
      <w:r w:rsidRPr="00766685">
        <w:rPr>
          <w:rFonts w:ascii="Courier New" w:hAnsi="Courier New" w:cs="Courier New"/>
        </w:rPr>
        <w:t xml:space="preserve"> = new Punto(</w:t>
      </w:r>
      <w:proofErr w:type="spellStart"/>
      <w:r w:rsidRPr="00766685">
        <w:rPr>
          <w:rFonts w:ascii="Courier New" w:hAnsi="Courier New" w:cs="Courier New"/>
        </w:rPr>
        <w:t>x,y</w:t>
      </w:r>
      <w:proofErr w:type="spellEnd"/>
      <w:r w:rsidRPr="00766685">
        <w:rPr>
          <w:rFonts w:ascii="Courier New" w:hAnsi="Courier New" w:cs="Courier New"/>
        </w:rPr>
        <w:t>)</w:t>
      </w:r>
    </w:p>
    <w:p w14:paraId="6B29CA16" w14:textId="06A38D80" w:rsidR="00170B36" w:rsidRPr="00766685" w:rsidRDefault="0007479A" w:rsidP="0007479A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766685">
        <w:rPr>
          <w:rFonts w:ascii="Courier New" w:hAnsi="Courier New" w:cs="Courier New"/>
        </w:rPr>
        <w:t>}</w:t>
      </w:r>
    </w:p>
    <w:p w14:paraId="6A3451C0" w14:textId="6DF25CDD" w:rsidR="006E1614" w:rsidRPr="00766685" w:rsidRDefault="00170B36" w:rsidP="0055160A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766685">
        <w:rPr>
          <w:rFonts w:ascii="Courier New" w:hAnsi="Courier New" w:cs="Courier New"/>
          <w:lang w:val="en-US"/>
        </w:rPr>
        <w:t>}</w:t>
      </w:r>
    </w:p>
    <w:p w14:paraId="5B5364BB" w14:textId="05135695" w:rsidR="00671C4A" w:rsidRDefault="00214158" w:rsidP="00C678F4">
      <w:pPr>
        <w:pStyle w:val="Ttulo1"/>
        <w:rPr>
          <w:rFonts w:ascii="Bell MT" w:hAnsi="Bell MT"/>
        </w:rPr>
      </w:pPr>
      <w:bookmarkStart w:id="25" w:name="_Toc160552183"/>
      <w:r w:rsidRPr="00CB150B">
        <w:rPr>
          <w:rFonts w:ascii="Bell MT" w:hAnsi="Bell MT"/>
          <w:highlight w:val="cyan"/>
        </w:rPr>
        <w:t>TRABAJO DE AMPLIACIÓN</w:t>
      </w:r>
      <w:bookmarkEnd w:id="25"/>
    </w:p>
    <w:p w14:paraId="48E69B21" w14:textId="1693224A" w:rsidR="00C678F4" w:rsidRPr="00C678F4" w:rsidRDefault="00C678F4" w:rsidP="00C678F4">
      <w:pPr>
        <w:pStyle w:val="Ttulo1"/>
        <w:jc w:val="center"/>
        <w:rPr>
          <w:rFonts w:ascii="Bell MT" w:hAnsi="Bell MT"/>
          <w:b/>
          <w:bCs/>
        </w:rPr>
      </w:pPr>
      <w:bookmarkStart w:id="26" w:name="_Toc160552184"/>
      <w:r>
        <w:rPr>
          <w:rFonts w:ascii="Bell MT" w:hAnsi="Bell MT"/>
          <w:noProof/>
        </w:rPr>
        <w:drawing>
          <wp:anchor distT="0" distB="0" distL="114300" distR="114300" simplePos="0" relativeHeight="251658240" behindDoc="0" locked="0" layoutInCell="1" allowOverlap="1" wp14:anchorId="01554F89" wp14:editId="66E79F91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6143625" cy="3876675"/>
            <wp:effectExtent l="0" t="0" r="3175" b="0"/>
            <wp:wrapSquare wrapText="bothSides"/>
            <wp:docPr id="1332130810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30810" name="Imagen 3" descr="Diagra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CD2" w:rsidRPr="00A27234">
        <w:rPr>
          <w:rFonts w:ascii="Bell MT" w:hAnsi="Bell MT"/>
          <w:b/>
          <w:bCs/>
        </w:rPr>
        <w:t xml:space="preserve">Relaciones de </w:t>
      </w:r>
      <w:r w:rsidR="004131D5" w:rsidRPr="00A27234">
        <w:rPr>
          <w:rFonts w:ascii="Bell MT" w:hAnsi="Bell MT"/>
          <w:b/>
          <w:bCs/>
        </w:rPr>
        <w:t>Asociación</w:t>
      </w:r>
      <w:bookmarkEnd w:id="26"/>
    </w:p>
    <w:p w14:paraId="7F26E273" w14:textId="4B06672C" w:rsidR="00116677" w:rsidRPr="00116677" w:rsidRDefault="00C678F4" w:rsidP="00116677">
      <w:r>
        <w:br w:type="textWrapping" w:clear="all"/>
      </w:r>
      <w:r>
        <w:rPr>
          <w:rFonts w:ascii="Bell MT" w:hAnsi="Bell MT"/>
          <w:noProof/>
        </w:rPr>
        <w:drawing>
          <wp:inline distT="0" distB="0" distL="0" distR="0" wp14:anchorId="50B1D685" wp14:editId="41F4C99F">
            <wp:extent cx="6191250" cy="3999865"/>
            <wp:effectExtent l="0" t="0" r="6350" b="635"/>
            <wp:docPr id="1721163361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63361" name="Imagen 4" descr="Tabla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325" cy="40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BBF3" w14:textId="1CDEA2BE" w:rsidR="004131D5" w:rsidRDefault="004131D5" w:rsidP="0055160A">
      <w:pPr>
        <w:spacing w:line="276" w:lineRule="auto"/>
        <w:jc w:val="both"/>
        <w:rPr>
          <w:rFonts w:ascii="Bell MT" w:hAnsi="Bell MT"/>
        </w:rPr>
      </w:pPr>
    </w:p>
    <w:p w14:paraId="7549C0DD" w14:textId="4A8D471C" w:rsidR="004131D5" w:rsidRPr="00340501" w:rsidRDefault="004131D5" w:rsidP="0055160A">
      <w:pPr>
        <w:spacing w:line="276" w:lineRule="auto"/>
        <w:jc w:val="both"/>
        <w:rPr>
          <w:rFonts w:ascii="Bell MT" w:hAnsi="Bell MT"/>
        </w:rPr>
      </w:pPr>
      <w:r>
        <w:rPr>
          <w:rFonts w:ascii="Bell MT" w:hAnsi="Bell MT"/>
          <w:noProof/>
        </w:rPr>
        <w:drawing>
          <wp:inline distT="0" distB="0" distL="0" distR="0" wp14:anchorId="1695FE31" wp14:editId="587BFB27">
            <wp:extent cx="6188710" cy="4324350"/>
            <wp:effectExtent l="0" t="0" r="0" b="6350"/>
            <wp:docPr id="206840161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01615" name="Imagen 5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D082" w14:textId="5B5431E8" w:rsidR="009A2981" w:rsidRDefault="009A2981" w:rsidP="0055160A">
      <w:pPr>
        <w:spacing w:line="276" w:lineRule="auto"/>
        <w:jc w:val="both"/>
        <w:rPr>
          <w:rFonts w:ascii="Bell MT" w:hAnsi="Bell MT"/>
        </w:rPr>
      </w:pPr>
    </w:p>
    <w:p w14:paraId="7754C514" w14:textId="77777777" w:rsidR="00C678F4" w:rsidRPr="00C678F4" w:rsidRDefault="00C678F4" w:rsidP="00C678F4">
      <w:pPr>
        <w:rPr>
          <w:rFonts w:ascii="Bell MT" w:hAnsi="Bell MT"/>
        </w:rPr>
      </w:pPr>
    </w:p>
    <w:p w14:paraId="0F2D3B59" w14:textId="0ED9DB82" w:rsidR="00C678F4" w:rsidRDefault="00080045" w:rsidP="00C678F4">
      <w:pPr>
        <w:rPr>
          <w:rFonts w:ascii="Bell MT" w:hAnsi="Bell MT"/>
        </w:rPr>
      </w:pPr>
      <w:r>
        <w:rPr>
          <w:rFonts w:ascii="Bell MT" w:hAnsi="Bell MT"/>
        </w:rPr>
        <w:t xml:space="preserve">Existen también relaciones de </w:t>
      </w:r>
      <w:r w:rsidRPr="00505584">
        <w:rPr>
          <w:rFonts w:ascii="Bell MT" w:hAnsi="Bell MT"/>
          <w:u w:val="single"/>
        </w:rPr>
        <w:t>dependencia</w:t>
      </w:r>
      <w:r>
        <w:rPr>
          <w:rFonts w:ascii="Bell MT" w:hAnsi="Bell MT"/>
        </w:rPr>
        <w:t xml:space="preserve"> y </w:t>
      </w:r>
      <w:r w:rsidRPr="00505584">
        <w:rPr>
          <w:rFonts w:ascii="Bell MT" w:hAnsi="Bell MT"/>
          <w:u w:val="single"/>
        </w:rPr>
        <w:t>generalización</w:t>
      </w:r>
      <w:r>
        <w:rPr>
          <w:rFonts w:ascii="Bell MT" w:hAnsi="Bell MT"/>
        </w:rPr>
        <w:t xml:space="preserve"> o especialización:</w:t>
      </w:r>
    </w:p>
    <w:p w14:paraId="797E4248" w14:textId="0849B265" w:rsidR="00C678F4" w:rsidRDefault="00490089" w:rsidP="00C1265A">
      <w:pPr>
        <w:rPr>
          <w:rFonts w:ascii="Bell MT" w:hAnsi="Bell MT"/>
        </w:rPr>
      </w:pPr>
      <w:hyperlink r:id="rId11" w:history="1">
        <w:r w:rsidR="00080045" w:rsidRPr="00B658A9">
          <w:rPr>
            <w:rStyle w:val="Hipervnculo"/>
            <w:rFonts w:ascii="Bell MT" w:hAnsi="Bell MT"/>
          </w:rPr>
          <w:t>http://elvex.ugr.es/decsai/java/pdf/3c-relaciones.pdf</w:t>
        </w:r>
      </w:hyperlink>
      <w:r w:rsidR="00080045">
        <w:rPr>
          <w:rFonts w:ascii="Bell MT" w:hAnsi="Bell MT"/>
        </w:rPr>
        <w:t xml:space="preserve"> </w:t>
      </w:r>
    </w:p>
    <w:p w14:paraId="684034C7" w14:textId="77777777" w:rsidR="00C1265A" w:rsidRDefault="00C1265A" w:rsidP="00C1265A">
      <w:pPr>
        <w:rPr>
          <w:rFonts w:ascii="Bell MT" w:hAnsi="Bell MT"/>
        </w:rPr>
      </w:pPr>
    </w:p>
    <w:p w14:paraId="4647B1E0" w14:textId="77777777" w:rsidR="00D42EA3" w:rsidRDefault="00D42EA3" w:rsidP="00C1265A">
      <w:pPr>
        <w:rPr>
          <w:rFonts w:ascii="Bell MT" w:hAnsi="Bell MT"/>
        </w:rPr>
      </w:pPr>
    </w:p>
    <w:p w14:paraId="0A6060EE" w14:textId="77777777" w:rsidR="00D42EA3" w:rsidRDefault="00D42EA3" w:rsidP="00C1265A">
      <w:pPr>
        <w:rPr>
          <w:rFonts w:ascii="Bell MT" w:hAnsi="Bell MT"/>
        </w:rPr>
      </w:pPr>
    </w:p>
    <w:p w14:paraId="186C1739" w14:textId="77777777" w:rsidR="00D42EA3" w:rsidRPr="00C678F4" w:rsidRDefault="00D42EA3" w:rsidP="00C1265A">
      <w:pPr>
        <w:rPr>
          <w:rFonts w:ascii="Bell MT" w:hAnsi="Bell MT"/>
        </w:rPr>
      </w:pPr>
    </w:p>
    <w:p w14:paraId="523AFEE4" w14:textId="77777777" w:rsidR="00C678F4" w:rsidRPr="00C678F4" w:rsidRDefault="00C678F4" w:rsidP="00C678F4">
      <w:pPr>
        <w:rPr>
          <w:rFonts w:ascii="Bell MT" w:hAnsi="Bell MT"/>
        </w:rPr>
      </w:pPr>
    </w:p>
    <w:p w14:paraId="17AFBC84" w14:textId="77777777" w:rsidR="00C678F4" w:rsidRPr="00C678F4" w:rsidRDefault="00C678F4" w:rsidP="00C678F4">
      <w:pPr>
        <w:rPr>
          <w:rFonts w:ascii="Bell MT" w:hAnsi="Bell MT"/>
        </w:rPr>
      </w:pPr>
    </w:p>
    <w:p w14:paraId="66B2AD70" w14:textId="77777777" w:rsidR="00C678F4" w:rsidRPr="00C678F4" w:rsidRDefault="00C678F4" w:rsidP="00C678F4">
      <w:pPr>
        <w:rPr>
          <w:rFonts w:ascii="Bell MT" w:hAnsi="Bell MT"/>
        </w:rPr>
      </w:pPr>
    </w:p>
    <w:p w14:paraId="7A94B478" w14:textId="77777777" w:rsidR="00C678F4" w:rsidRPr="00C678F4" w:rsidRDefault="00C678F4" w:rsidP="00C678F4">
      <w:pPr>
        <w:rPr>
          <w:rFonts w:ascii="Bell MT" w:hAnsi="Bell MT"/>
        </w:rPr>
      </w:pPr>
    </w:p>
    <w:p w14:paraId="62316868" w14:textId="77777777" w:rsidR="00C678F4" w:rsidRPr="00C678F4" w:rsidRDefault="00C678F4" w:rsidP="00C678F4">
      <w:pPr>
        <w:rPr>
          <w:rFonts w:ascii="Bell MT" w:hAnsi="Bell MT"/>
        </w:rPr>
      </w:pPr>
    </w:p>
    <w:p w14:paraId="5A29220A" w14:textId="77777777" w:rsidR="00C678F4" w:rsidRPr="00C678F4" w:rsidRDefault="00C678F4" w:rsidP="00C678F4">
      <w:pPr>
        <w:rPr>
          <w:rFonts w:ascii="Bell MT" w:hAnsi="Bell MT"/>
        </w:rPr>
      </w:pPr>
    </w:p>
    <w:p w14:paraId="1B38295C" w14:textId="77777777" w:rsidR="00C678F4" w:rsidRPr="00C678F4" w:rsidRDefault="00C678F4" w:rsidP="00C678F4">
      <w:pPr>
        <w:rPr>
          <w:rFonts w:ascii="Bell MT" w:hAnsi="Bell MT"/>
        </w:rPr>
      </w:pPr>
    </w:p>
    <w:p w14:paraId="4EEF8216" w14:textId="77777777" w:rsidR="00C678F4" w:rsidRPr="00C678F4" w:rsidRDefault="00C678F4" w:rsidP="00C678F4">
      <w:pPr>
        <w:rPr>
          <w:rFonts w:ascii="Bell MT" w:hAnsi="Bell MT"/>
        </w:rPr>
      </w:pPr>
    </w:p>
    <w:p w14:paraId="23B9DB95" w14:textId="77777777" w:rsidR="00C678F4" w:rsidRPr="00C678F4" w:rsidRDefault="00C678F4" w:rsidP="00C678F4">
      <w:pPr>
        <w:rPr>
          <w:rFonts w:ascii="Bell MT" w:hAnsi="Bell MT"/>
        </w:rPr>
      </w:pPr>
    </w:p>
    <w:p w14:paraId="5682DBF0" w14:textId="77777777" w:rsidR="00C678F4" w:rsidRPr="00C678F4" w:rsidRDefault="00C678F4" w:rsidP="00C678F4">
      <w:pPr>
        <w:rPr>
          <w:rFonts w:ascii="Bell MT" w:hAnsi="Bell MT"/>
        </w:rPr>
      </w:pPr>
    </w:p>
    <w:p w14:paraId="2C86CCD0" w14:textId="77777777" w:rsidR="00C678F4" w:rsidRPr="00C678F4" w:rsidRDefault="00C678F4" w:rsidP="00C678F4">
      <w:pPr>
        <w:rPr>
          <w:rFonts w:ascii="Bell MT" w:hAnsi="Bell MT"/>
        </w:rPr>
      </w:pPr>
    </w:p>
    <w:p w14:paraId="31054132" w14:textId="77777777" w:rsidR="00C678F4" w:rsidRPr="00C678F4" w:rsidRDefault="00C678F4" w:rsidP="00C678F4">
      <w:pPr>
        <w:rPr>
          <w:rFonts w:ascii="Bell MT" w:hAnsi="Bell MT"/>
        </w:rPr>
      </w:pPr>
    </w:p>
    <w:p w14:paraId="511FD5BF" w14:textId="77777777" w:rsidR="00C678F4" w:rsidRDefault="00C678F4" w:rsidP="00C678F4">
      <w:pPr>
        <w:rPr>
          <w:rFonts w:ascii="Bell MT" w:hAnsi="Bell MT"/>
        </w:rPr>
      </w:pPr>
    </w:p>
    <w:p w14:paraId="3D6A3F9B" w14:textId="77777777" w:rsidR="00C678F4" w:rsidRDefault="00C678F4" w:rsidP="00C678F4">
      <w:pPr>
        <w:rPr>
          <w:rFonts w:ascii="Bell MT" w:hAnsi="Bell MT"/>
        </w:rPr>
      </w:pPr>
    </w:p>
    <w:p w14:paraId="7C257DB2" w14:textId="77777777" w:rsidR="00C678F4" w:rsidRDefault="00C678F4" w:rsidP="00C678F4">
      <w:pPr>
        <w:ind w:firstLine="708"/>
        <w:rPr>
          <w:rFonts w:ascii="Bell MT" w:hAnsi="Bell MT"/>
        </w:rPr>
      </w:pPr>
    </w:p>
    <w:p w14:paraId="21FEAB0D" w14:textId="0B89D5E1" w:rsidR="00C678F4" w:rsidRPr="00EB2770" w:rsidRDefault="00EB2770" w:rsidP="00EB2770">
      <w:pPr>
        <w:pStyle w:val="Citadestacada"/>
        <w:rPr>
          <w:rFonts w:ascii="Bell MT" w:hAnsi="Bell MT"/>
        </w:rPr>
      </w:pPr>
      <w:r w:rsidRPr="00EB2770">
        <w:rPr>
          <w:rFonts w:ascii="Bell MT" w:hAnsi="Bell MT"/>
        </w:rPr>
        <w:t>7/02</w:t>
      </w:r>
    </w:p>
    <w:p w14:paraId="137DB5B0" w14:textId="308E4EB0" w:rsidR="00EB2770" w:rsidRDefault="00EB2770" w:rsidP="00C678F4">
      <w:pPr>
        <w:ind w:firstLine="708"/>
        <w:rPr>
          <w:rFonts w:ascii="Bell MT" w:hAnsi="Bell MT"/>
        </w:rPr>
      </w:pPr>
    </w:p>
    <w:p w14:paraId="4AF262EB" w14:textId="4F36BE7D" w:rsidR="00D42EA3" w:rsidRDefault="00D42EA3" w:rsidP="00D42EA3">
      <w:pPr>
        <w:rPr>
          <w:rFonts w:ascii="Bell MT" w:hAnsi="Bell MT"/>
        </w:rPr>
      </w:pPr>
      <w:r>
        <w:rPr>
          <w:rFonts w:ascii="Bell MT" w:hAnsi="Bell MT"/>
        </w:rPr>
        <w:t>En las relaciones de asociación, tenemos</w:t>
      </w:r>
      <w:r w:rsidR="004E6804">
        <w:rPr>
          <w:rFonts w:ascii="Bell MT" w:hAnsi="Bell MT"/>
        </w:rPr>
        <w:t>:</w:t>
      </w:r>
    </w:p>
    <w:p w14:paraId="231B067E" w14:textId="77777777" w:rsidR="00CB586B" w:rsidRDefault="00CB586B" w:rsidP="00D42EA3">
      <w:pPr>
        <w:rPr>
          <w:rFonts w:ascii="Bell MT" w:hAnsi="Bell MT"/>
        </w:rPr>
      </w:pPr>
    </w:p>
    <w:p w14:paraId="7CD6AB31" w14:textId="2FB5A269" w:rsidR="004E6804" w:rsidRDefault="004E6804" w:rsidP="00D42EA3">
      <w:pPr>
        <w:rPr>
          <w:rFonts w:ascii="Bell MT" w:hAnsi="Bell MT"/>
        </w:rPr>
      </w:pPr>
    </w:p>
    <w:p w14:paraId="0DADC348" w14:textId="063CEE7B" w:rsidR="004E6804" w:rsidRDefault="004E6804" w:rsidP="00D42EA3">
      <w:pPr>
        <w:rPr>
          <w:rFonts w:ascii="Bell MT" w:hAnsi="Bell MT"/>
        </w:rPr>
      </w:pPr>
    </w:p>
    <w:p w14:paraId="736CB357" w14:textId="534138A1" w:rsidR="004E6804" w:rsidRDefault="004E6804" w:rsidP="00D42EA3">
      <w:pPr>
        <w:rPr>
          <w:rFonts w:ascii="Bell MT" w:hAnsi="Bell MT"/>
        </w:rPr>
      </w:pPr>
    </w:p>
    <w:p w14:paraId="3ACAB129" w14:textId="02AB11AD" w:rsidR="004E6804" w:rsidRDefault="004E6804" w:rsidP="00D42EA3">
      <w:pPr>
        <w:rPr>
          <w:rFonts w:ascii="Bell MT" w:hAnsi="Bell MT"/>
        </w:rPr>
      </w:pPr>
    </w:p>
    <w:p w14:paraId="203ED557" w14:textId="0F482AC1" w:rsidR="004E6804" w:rsidRDefault="00385BF4" w:rsidP="00D42EA3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CD9904" wp14:editId="6373A638">
                <wp:simplePos x="0" y="0"/>
                <wp:positionH relativeFrom="column">
                  <wp:posOffset>2041325</wp:posOffset>
                </wp:positionH>
                <wp:positionV relativeFrom="paragraph">
                  <wp:posOffset>158784</wp:posOffset>
                </wp:positionV>
                <wp:extent cx="1066800" cy="296646"/>
                <wp:effectExtent l="0" t="0" r="0" b="0"/>
                <wp:wrapNone/>
                <wp:docPr id="12145968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66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9D9327" w14:textId="05D6373D" w:rsidR="004355A1" w:rsidRPr="003671A4" w:rsidRDefault="003671A4" w:rsidP="004355A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3671A4">
                              <w:rPr>
                                <w:sz w:val="22"/>
                                <w:szCs w:val="22"/>
                              </w:rPr>
                              <w:t>&lt;Rol principal&gt;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D990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60.75pt;margin-top:12.5pt;width:84pt;height:23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" filled="f" stroked="f" strokeweight=".5pt">
                <v:textbox>
                  <w:txbxContent>
                    <w:p w14:paraId="419D9327" w14:textId="05D6373D" w:rsidR="004355A1" w:rsidRPr="003671A4" w:rsidRDefault="003671A4" w:rsidP="004355A1">
                      <w:pPr>
                        <w:rPr>
                          <w:sz w:val="22"/>
                          <w:szCs w:val="22"/>
                        </w:rPr>
                      </w:pPr>
                      <w:r w:rsidRPr="003671A4">
                        <w:rPr>
                          <w:sz w:val="22"/>
                          <w:szCs w:val="22"/>
                        </w:rPr>
                        <w:t>&lt;Rol principal&gt;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aconcuadrcula"/>
        <w:tblpPr w:leftFromText="141" w:rightFromText="141" w:vertAnchor="text" w:horzAnchor="page" w:tblpX="2029" w:tblpY="-9"/>
        <w:tblW w:w="0" w:type="auto"/>
        <w:tblLook w:val="04A0" w:firstRow="1" w:lastRow="0" w:firstColumn="1" w:lastColumn="0" w:noHBand="0" w:noVBand="1"/>
      </w:tblPr>
      <w:tblGrid>
        <w:gridCol w:w="1463"/>
      </w:tblGrid>
      <w:tr w:rsidR="00E60FAC" w14:paraId="40654F88" w14:textId="77777777" w:rsidTr="00E60FAC">
        <w:trPr>
          <w:trHeight w:val="275"/>
        </w:trPr>
        <w:tc>
          <w:tcPr>
            <w:tcW w:w="1463" w:type="dxa"/>
          </w:tcPr>
          <w:p w14:paraId="136FBAFE" w14:textId="052B222A" w:rsidR="00E60FAC" w:rsidRDefault="00E60FAC" w:rsidP="00E60FAC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COCHE</w:t>
            </w:r>
          </w:p>
        </w:tc>
      </w:tr>
      <w:tr w:rsidR="00E60FAC" w14:paraId="2F1F4BB3" w14:textId="77777777" w:rsidTr="00E60FAC">
        <w:trPr>
          <w:trHeight w:val="275"/>
        </w:trPr>
        <w:tc>
          <w:tcPr>
            <w:tcW w:w="1463" w:type="dxa"/>
          </w:tcPr>
          <w:p w14:paraId="09A8E329" w14:textId="5BDBD70E" w:rsidR="00E60FAC" w:rsidRDefault="00E60FAC" w:rsidP="00E60FAC">
            <w:pPr>
              <w:rPr>
                <w:rFonts w:ascii="Bell MT" w:hAnsi="Bell MT"/>
              </w:rPr>
            </w:pPr>
          </w:p>
        </w:tc>
      </w:tr>
      <w:tr w:rsidR="00E60FAC" w14:paraId="6A69BCD2" w14:textId="77777777" w:rsidTr="00E60FAC">
        <w:trPr>
          <w:trHeight w:val="275"/>
        </w:trPr>
        <w:tc>
          <w:tcPr>
            <w:tcW w:w="1463" w:type="dxa"/>
          </w:tcPr>
          <w:p w14:paraId="5EA7E785" w14:textId="7D2D1C94" w:rsidR="00E60FAC" w:rsidRDefault="00E60FAC" w:rsidP="00E60FAC">
            <w:pPr>
              <w:rPr>
                <w:rFonts w:ascii="Bell MT" w:hAnsi="Bell MT"/>
              </w:rPr>
            </w:pPr>
          </w:p>
        </w:tc>
      </w:tr>
    </w:tbl>
    <w:tbl>
      <w:tblPr>
        <w:tblStyle w:val="Tablaconcuadrcula"/>
        <w:tblpPr w:leftFromText="141" w:rightFromText="141" w:vertAnchor="text" w:horzAnchor="page" w:tblpX="6781" w:tblpY="-45"/>
        <w:tblW w:w="0" w:type="auto"/>
        <w:tblLook w:val="04A0" w:firstRow="1" w:lastRow="0" w:firstColumn="1" w:lastColumn="0" w:noHBand="0" w:noVBand="1"/>
      </w:tblPr>
      <w:tblGrid>
        <w:gridCol w:w="1874"/>
      </w:tblGrid>
      <w:tr w:rsidR="00E60FAC" w14:paraId="496FE843" w14:textId="77777777" w:rsidTr="00E60FAC">
        <w:trPr>
          <w:trHeight w:val="275"/>
        </w:trPr>
        <w:tc>
          <w:tcPr>
            <w:tcW w:w="1463" w:type="dxa"/>
          </w:tcPr>
          <w:p w14:paraId="60AC34BC" w14:textId="27FFFA5F" w:rsidR="00E60FAC" w:rsidRDefault="00E60FAC" w:rsidP="00E60FAC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PERMISO CIRCULACION</w:t>
            </w:r>
          </w:p>
        </w:tc>
      </w:tr>
      <w:tr w:rsidR="00E60FAC" w14:paraId="38CBE217" w14:textId="77777777" w:rsidTr="00E60FAC">
        <w:trPr>
          <w:trHeight w:val="275"/>
        </w:trPr>
        <w:tc>
          <w:tcPr>
            <w:tcW w:w="1463" w:type="dxa"/>
          </w:tcPr>
          <w:p w14:paraId="652E359E" w14:textId="77777777" w:rsidR="00E60FAC" w:rsidRDefault="00E60FAC" w:rsidP="00E60FAC">
            <w:pPr>
              <w:rPr>
                <w:rFonts w:ascii="Bell MT" w:hAnsi="Bell MT"/>
              </w:rPr>
            </w:pPr>
          </w:p>
        </w:tc>
      </w:tr>
      <w:tr w:rsidR="00E60FAC" w14:paraId="1411820D" w14:textId="77777777" w:rsidTr="00E60FAC">
        <w:trPr>
          <w:trHeight w:val="275"/>
        </w:trPr>
        <w:tc>
          <w:tcPr>
            <w:tcW w:w="1463" w:type="dxa"/>
          </w:tcPr>
          <w:p w14:paraId="00AD5138" w14:textId="77777777" w:rsidR="00E60FAC" w:rsidRDefault="00E60FAC" w:rsidP="00E60FAC">
            <w:pPr>
              <w:rPr>
                <w:rFonts w:ascii="Bell MT" w:hAnsi="Bell MT"/>
              </w:rPr>
            </w:pPr>
          </w:p>
        </w:tc>
      </w:tr>
    </w:tbl>
    <w:p w14:paraId="68CB123C" w14:textId="5E9CE6D5" w:rsidR="004E6804" w:rsidRDefault="002F7334" w:rsidP="00D42EA3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E69402" wp14:editId="21DBFD40">
                <wp:simplePos x="0" y="0"/>
                <wp:positionH relativeFrom="column">
                  <wp:posOffset>1559828</wp:posOffset>
                </wp:positionH>
                <wp:positionV relativeFrom="paragraph">
                  <wp:posOffset>32486</wp:posOffset>
                </wp:positionV>
                <wp:extent cx="393031" cy="296545"/>
                <wp:effectExtent l="0" t="0" r="0" b="0"/>
                <wp:wrapNone/>
                <wp:docPr id="50968488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31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C51B5C" w14:textId="04208CBA" w:rsidR="00385BF4" w:rsidRDefault="00385BF4" w:rsidP="00385BF4">
                            <w: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69402" id="_x0000_s1027" type="#_x0000_t202" style="position:absolute;margin-left:122.8pt;margin-top:2.55pt;width:30.95pt;height:23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" filled="f" stroked="f" strokeweight=".5pt">
                <v:textbox>
                  <w:txbxContent>
                    <w:p w14:paraId="55C51B5C" w14:textId="04208CBA" w:rsidR="00385BF4" w:rsidRDefault="00385BF4" w:rsidP="00385BF4">
                      <w: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6215ED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4077D6" wp14:editId="341B6AF4">
                <wp:simplePos x="0" y="0"/>
                <wp:positionH relativeFrom="column">
                  <wp:posOffset>3191443</wp:posOffset>
                </wp:positionH>
                <wp:positionV relativeFrom="paragraph">
                  <wp:posOffset>120784</wp:posOffset>
                </wp:positionV>
                <wp:extent cx="392430" cy="336884"/>
                <wp:effectExtent l="0" t="0" r="0" b="0"/>
                <wp:wrapNone/>
                <wp:docPr id="9518922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" cy="336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5D249D" w14:textId="21EA219E" w:rsidR="006215ED" w:rsidRDefault="006215ED" w:rsidP="006215ED">
                            <w:r>
                              <w:t>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077D6" id="_x0000_s1028" type="#_x0000_t202" style="position:absolute;margin-left:251.3pt;margin-top:9.5pt;width:30.9pt;height:26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" filled="f" stroked="f" strokeweight=".5pt">
                <v:textbox>
                  <w:txbxContent>
                    <w:p w14:paraId="4A5D249D" w14:textId="21EA219E" w:rsidR="006215ED" w:rsidRDefault="006215ED" w:rsidP="006215ED">
                      <w:r>
                        <w:t>0.1</w:t>
                      </w:r>
                    </w:p>
                  </w:txbxContent>
                </v:textbox>
              </v:shape>
            </w:pict>
          </mc:Fallback>
        </mc:AlternateContent>
      </w:r>
    </w:p>
    <w:p w14:paraId="52F88D88" w14:textId="5B781BC7" w:rsidR="004E6804" w:rsidRDefault="002F7334" w:rsidP="00D42EA3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CE89BF" wp14:editId="4ACF4A6B">
                <wp:simplePos x="0" y="0"/>
                <wp:positionH relativeFrom="column">
                  <wp:posOffset>1560096</wp:posOffset>
                </wp:positionH>
                <wp:positionV relativeFrom="paragraph">
                  <wp:posOffset>120349</wp:posOffset>
                </wp:positionV>
                <wp:extent cx="2020202" cy="104374"/>
                <wp:effectExtent l="12700" t="12700" r="24765" b="22860"/>
                <wp:wrapNone/>
                <wp:docPr id="683209757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0202" cy="10437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713F9E" id="Conector recto 3" o:spid="_x0000_s1026" style="position:absolute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85pt,9.5pt" to="281.9pt,17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" strokecolor="#ed7d31 [3205]" strokeweight="1.5pt">
                <v:stroke joinstyle="miter"/>
              </v:line>
            </w:pict>
          </mc:Fallback>
        </mc:AlternateContent>
      </w:r>
    </w:p>
    <w:p w14:paraId="3D89424B" w14:textId="3CE3A787" w:rsidR="004E6804" w:rsidRDefault="004E6804" w:rsidP="00D42EA3">
      <w:pPr>
        <w:rPr>
          <w:rFonts w:ascii="Bell MT" w:hAnsi="Bell MT"/>
        </w:rPr>
      </w:pPr>
    </w:p>
    <w:p w14:paraId="67860F85" w14:textId="597823BB" w:rsidR="004E6804" w:rsidRDefault="004E6804" w:rsidP="00D42EA3">
      <w:pPr>
        <w:rPr>
          <w:rFonts w:ascii="Bell MT" w:hAnsi="Bell MT"/>
        </w:rPr>
      </w:pPr>
    </w:p>
    <w:p w14:paraId="4978773E" w14:textId="5A49735D" w:rsidR="004E6804" w:rsidRDefault="004E6804" w:rsidP="00D42EA3">
      <w:pPr>
        <w:rPr>
          <w:rFonts w:ascii="Bell MT" w:hAnsi="Bell MT"/>
        </w:rPr>
      </w:pPr>
    </w:p>
    <w:p w14:paraId="22C0720A" w14:textId="0181F85C" w:rsidR="004E6804" w:rsidRDefault="004E6804" w:rsidP="00D42EA3">
      <w:pPr>
        <w:rPr>
          <w:rFonts w:ascii="Bell MT" w:hAnsi="Bell MT"/>
        </w:rPr>
      </w:pPr>
    </w:p>
    <w:p w14:paraId="7798DB1F" w14:textId="521E30FF" w:rsidR="004E6804" w:rsidRDefault="006215ED" w:rsidP="006215ED">
      <w:pPr>
        <w:tabs>
          <w:tab w:val="left" w:pos="1175"/>
        </w:tabs>
        <w:rPr>
          <w:rFonts w:ascii="Bell MT" w:hAnsi="Bell MT"/>
        </w:rPr>
      </w:pPr>
      <w:r>
        <w:rPr>
          <w:rFonts w:ascii="Bell MT" w:hAnsi="Bell MT"/>
        </w:rPr>
        <w:tab/>
      </w:r>
    </w:p>
    <w:p w14:paraId="23975EB7" w14:textId="77777777" w:rsidR="00684F96" w:rsidRDefault="00684F96" w:rsidP="00D42EA3">
      <w:pPr>
        <w:rPr>
          <w:rFonts w:ascii="Bell MT" w:hAnsi="Bell MT"/>
        </w:rPr>
      </w:pPr>
    </w:p>
    <w:p w14:paraId="03057137" w14:textId="5E8D004F" w:rsidR="00684F96" w:rsidRPr="00F36499" w:rsidRDefault="00674278" w:rsidP="00F36499">
      <w:pPr>
        <w:pStyle w:val="Ttulo2"/>
        <w:rPr>
          <w:rFonts w:ascii="Bell MT" w:hAnsi="Bell MT"/>
        </w:rPr>
      </w:pPr>
      <w:bookmarkStart w:id="27" w:name="_Toc160552185"/>
      <w:r w:rsidRPr="00F36499">
        <w:rPr>
          <w:rFonts w:ascii="Bell MT" w:hAnsi="Bell MT"/>
        </w:rPr>
        <w:t>MULTIPLICIDAD 1.1</w:t>
      </w:r>
      <w:bookmarkEnd w:id="27"/>
    </w:p>
    <w:p w14:paraId="74DCD98F" w14:textId="77777777" w:rsidR="00674278" w:rsidRDefault="00674278" w:rsidP="00D42EA3">
      <w:pPr>
        <w:rPr>
          <w:rFonts w:ascii="Bell MT" w:hAnsi="Bell MT"/>
        </w:rPr>
      </w:pPr>
    </w:p>
    <w:p w14:paraId="44B5613F" w14:textId="3FE9F1FF" w:rsidR="00674278" w:rsidRPr="00A35EAB" w:rsidRDefault="00674278" w:rsidP="00D42EA3">
      <w:pPr>
        <w:rPr>
          <w:rFonts w:ascii="Bell MT" w:hAnsi="Bell MT"/>
        </w:rPr>
      </w:pPr>
      <w:r>
        <w:rPr>
          <w:rFonts w:ascii="Bell MT" w:hAnsi="Bell MT"/>
        </w:rPr>
        <w:t>I</w:t>
      </w:r>
      <w:r w:rsidRPr="00674278">
        <w:rPr>
          <w:rFonts w:ascii="Bell MT" w:hAnsi="Bell MT"/>
        </w:rPr>
        <w:t>ndica que existe exactamente una instancia de tipo de entidad en el extremo de la asociación</w:t>
      </w:r>
    </w:p>
    <w:p w14:paraId="2032DD2F" w14:textId="77777777" w:rsidR="00A35EAB" w:rsidRDefault="00A35EAB" w:rsidP="00D42EA3">
      <w:pPr>
        <w:rPr>
          <w:rFonts w:ascii="Bell MT" w:hAnsi="Bell MT"/>
        </w:rPr>
      </w:pPr>
    </w:p>
    <w:p w14:paraId="42FB01C6" w14:textId="33BA6A79" w:rsidR="00674278" w:rsidRPr="00AB33A7" w:rsidRDefault="00674278" w:rsidP="00D42EA3">
      <w:pPr>
        <w:rPr>
          <w:rFonts w:ascii="Bell MT" w:hAnsi="Bell MT"/>
          <w:color w:val="7030A0"/>
        </w:rPr>
      </w:pPr>
      <w:r w:rsidRPr="00AB33A7">
        <w:rPr>
          <w:rFonts w:ascii="Bell MT" w:hAnsi="Bell MT"/>
          <w:color w:val="7030A0"/>
        </w:rPr>
        <w:t>EJEMPLO</w:t>
      </w:r>
    </w:p>
    <w:p w14:paraId="3E94B2CD" w14:textId="43B55466" w:rsidR="00684F96" w:rsidRPr="00124279" w:rsidRDefault="00684F96" w:rsidP="00D42EA3">
      <w:pPr>
        <w:rPr>
          <w:rFonts w:ascii="Courier New" w:hAnsi="Courier New" w:cs="Courier New"/>
        </w:rPr>
      </w:pPr>
      <w:proofErr w:type="spellStart"/>
      <w:r w:rsidRPr="00124279">
        <w:rPr>
          <w:rFonts w:ascii="Courier New" w:hAnsi="Courier New" w:cs="Courier New"/>
        </w:rPr>
        <w:t>class</w:t>
      </w:r>
      <w:proofErr w:type="spellEnd"/>
      <w:r w:rsidRPr="00124279">
        <w:rPr>
          <w:rFonts w:ascii="Courier New" w:hAnsi="Courier New" w:cs="Courier New"/>
        </w:rPr>
        <w:t xml:space="preserve"> m</w:t>
      </w:r>
      <w:r w:rsidR="002E412D" w:rsidRPr="00124279">
        <w:rPr>
          <w:rFonts w:ascii="Courier New" w:hAnsi="Courier New" w:cs="Courier New"/>
        </w:rPr>
        <w:t>ulteejo1{</w:t>
      </w:r>
    </w:p>
    <w:p w14:paraId="3F502CE7" w14:textId="192A617B" w:rsidR="002E412D" w:rsidRPr="00424485" w:rsidRDefault="002E412D" w:rsidP="00D42EA3">
      <w:pPr>
        <w:rPr>
          <w:rFonts w:ascii="Courier New" w:hAnsi="Courier New" w:cs="Courier New"/>
        </w:rPr>
      </w:pPr>
      <w:r w:rsidRPr="00124279">
        <w:rPr>
          <w:rFonts w:ascii="Courier New" w:hAnsi="Courier New" w:cs="Courier New"/>
        </w:rPr>
        <w:tab/>
      </w:r>
      <w:r w:rsidRPr="00424485">
        <w:rPr>
          <w:rFonts w:ascii="Courier New" w:hAnsi="Courier New" w:cs="Courier New"/>
        </w:rPr>
        <w:t>Data rol;</w:t>
      </w:r>
    </w:p>
    <w:p w14:paraId="60E506DD" w14:textId="0E207FDE" w:rsidR="00295944" w:rsidRDefault="00295944" w:rsidP="00D42EA3">
      <w:pPr>
        <w:rPr>
          <w:rFonts w:ascii="Bell MT" w:hAnsi="Bell MT"/>
        </w:rPr>
      </w:pPr>
      <w:r w:rsidRPr="00424485">
        <w:rPr>
          <w:rFonts w:ascii="Courier New" w:hAnsi="Courier New" w:cs="Courier New"/>
        </w:rPr>
        <w:tab/>
      </w:r>
      <w:r w:rsidRPr="003634E0">
        <w:rPr>
          <w:rFonts w:ascii="Courier New" w:hAnsi="Courier New" w:cs="Courier New"/>
        </w:rPr>
        <w:t>Data rol( =</w:t>
      </w:r>
      <w:proofErr w:type="spellStart"/>
      <w:r w:rsidRPr="003634E0">
        <w:rPr>
          <w:rFonts w:ascii="Courier New" w:hAnsi="Courier New" w:cs="Courier New"/>
        </w:rPr>
        <w:t>null</w:t>
      </w:r>
      <w:proofErr w:type="spellEnd"/>
      <w:r w:rsidRPr="003634E0">
        <w:rPr>
          <w:rFonts w:ascii="Courier New" w:hAnsi="Courier New" w:cs="Courier New"/>
        </w:rPr>
        <w:t>,</w:t>
      </w:r>
      <w:r>
        <w:rPr>
          <w:rFonts w:ascii="Bell MT" w:hAnsi="Bell MT"/>
        </w:rPr>
        <w:t xml:space="preserve"> </w:t>
      </w:r>
      <w:r w:rsidRPr="003634E0">
        <w:rPr>
          <w:rFonts w:ascii="Bell MT" w:hAnsi="Bell MT"/>
          <w:sz w:val="20"/>
          <w:szCs w:val="20"/>
        </w:rPr>
        <w:t>(inicializo como 0</w:t>
      </w:r>
      <w:r w:rsidR="00233BEE" w:rsidRPr="003634E0">
        <w:rPr>
          <w:rFonts w:ascii="Bell MT" w:hAnsi="Bell MT"/>
          <w:sz w:val="20"/>
          <w:szCs w:val="20"/>
        </w:rPr>
        <w:t xml:space="preserve"> porque puede ser vacío</w:t>
      </w:r>
      <w:r w:rsidRPr="003634E0">
        <w:rPr>
          <w:rFonts w:ascii="Bell MT" w:hAnsi="Bell MT"/>
          <w:sz w:val="20"/>
          <w:szCs w:val="20"/>
        </w:rPr>
        <w:t>, no hay enlace</w:t>
      </w:r>
      <w:r w:rsidR="00233BEE" w:rsidRPr="003634E0">
        <w:rPr>
          <w:rFonts w:ascii="Bell MT" w:hAnsi="Bell MT"/>
          <w:sz w:val="20"/>
          <w:szCs w:val="20"/>
        </w:rPr>
        <w:t>; puede meter una sola instancia de la otra clase</w:t>
      </w:r>
      <w:r w:rsidRPr="003634E0">
        <w:rPr>
          <w:rFonts w:ascii="Bell MT" w:hAnsi="Bell MT"/>
          <w:sz w:val="20"/>
          <w:szCs w:val="20"/>
        </w:rPr>
        <w:t>)</w:t>
      </w:r>
    </w:p>
    <w:p w14:paraId="54A2DEB3" w14:textId="77777777" w:rsidR="002E412D" w:rsidRDefault="002E412D" w:rsidP="00D42EA3">
      <w:pPr>
        <w:rPr>
          <w:rFonts w:ascii="Bell MT" w:hAnsi="Bell MT"/>
        </w:rPr>
      </w:pPr>
    </w:p>
    <w:p w14:paraId="32ABE061" w14:textId="774C4953" w:rsidR="002E412D" w:rsidRPr="003634E0" w:rsidRDefault="002E412D" w:rsidP="00D42EA3">
      <w:pPr>
        <w:rPr>
          <w:rFonts w:ascii="Courier New" w:hAnsi="Courier New" w:cs="Courier New"/>
        </w:rPr>
      </w:pPr>
      <w:proofErr w:type="spellStart"/>
      <w:r w:rsidRPr="003634E0">
        <w:rPr>
          <w:rFonts w:ascii="Courier New" w:hAnsi="Courier New" w:cs="Courier New"/>
        </w:rPr>
        <w:t>class</w:t>
      </w:r>
      <w:proofErr w:type="spellEnd"/>
      <w:r w:rsidRPr="003634E0">
        <w:rPr>
          <w:rFonts w:ascii="Courier New" w:hAnsi="Courier New" w:cs="Courier New"/>
        </w:rPr>
        <w:t xml:space="preserve"> data{</w:t>
      </w:r>
    </w:p>
    <w:p w14:paraId="2AD157B1" w14:textId="42D040F3" w:rsidR="002E412D" w:rsidRPr="003634E0" w:rsidRDefault="002E412D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ab/>
      </w:r>
      <w:proofErr w:type="spellStart"/>
      <w:r w:rsidRPr="003634E0">
        <w:rPr>
          <w:rFonts w:ascii="Courier New" w:hAnsi="Courier New" w:cs="Courier New"/>
        </w:rPr>
        <w:t>public</w:t>
      </w:r>
      <w:proofErr w:type="spellEnd"/>
      <w:r w:rsidRPr="003634E0">
        <w:rPr>
          <w:rFonts w:ascii="Courier New" w:hAnsi="Courier New" w:cs="Courier New"/>
        </w:rPr>
        <w:t xml:space="preserve"> nombre = ‘Antonio’;</w:t>
      </w:r>
    </w:p>
    <w:p w14:paraId="6532AED3" w14:textId="145D56BA" w:rsidR="000A51F6" w:rsidRPr="003634E0" w:rsidRDefault="000A51F6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ab/>
        <w:t>multejo1</w:t>
      </w:r>
      <w:r w:rsidR="000223EA" w:rsidRPr="003634E0">
        <w:rPr>
          <w:rFonts w:ascii="Courier New" w:hAnsi="Courier New" w:cs="Courier New"/>
        </w:rPr>
        <w:t xml:space="preserve"> m</w:t>
      </w:r>
      <w:r w:rsidR="00C32AC2" w:rsidRPr="003634E0">
        <w:rPr>
          <w:rFonts w:ascii="Courier New" w:hAnsi="Courier New" w:cs="Courier New"/>
        </w:rPr>
        <w:t>;</w:t>
      </w:r>
    </w:p>
    <w:p w14:paraId="210BE2D3" w14:textId="600974D1" w:rsidR="00513A59" w:rsidRPr="003634E0" w:rsidRDefault="00513A59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>}</w:t>
      </w:r>
    </w:p>
    <w:p w14:paraId="7B95CB19" w14:textId="77777777" w:rsidR="00513A59" w:rsidRPr="003634E0" w:rsidRDefault="00513A59" w:rsidP="00D42EA3">
      <w:pPr>
        <w:rPr>
          <w:rFonts w:ascii="Courier New" w:hAnsi="Courier New" w:cs="Courier New"/>
        </w:rPr>
      </w:pPr>
    </w:p>
    <w:p w14:paraId="00087372" w14:textId="200DA48B" w:rsidR="00513A59" w:rsidRPr="003634E0" w:rsidRDefault="00513A59" w:rsidP="00D42EA3">
      <w:pPr>
        <w:rPr>
          <w:rFonts w:ascii="Courier New" w:hAnsi="Courier New" w:cs="Courier New"/>
        </w:rPr>
      </w:pPr>
      <w:proofErr w:type="spellStart"/>
      <w:r w:rsidRPr="003634E0">
        <w:rPr>
          <w:rFonts w:ascii="Courier New" w:hAnsi="Courier New" w:cs="Courier New"/>
        </w:rPr>
        <w:t>class</w:t>
      </w:r>
      <w:proofErr w:type="spellEnd"/>
      <w:r w:rsidRPr="003634E0">
        <w:rPr>
          <w:rFonts w:ascii="Courier New" w:hAnsi="Courier New" w:cs="Courier New"/>
        </w:rPr>
        <w:t xml:space="preserve"> Multej11</w:t>
      </w:r>
      <w:r w:rsidR="00BA36FC" w:rsidRPr="003634E0">
        <w:rPr>
          <w:rFonts w:ascii="Courier New" w:hAnsi="Courier New" w:cs="Courier New"/>
        </w:rPr>
        <w:t>{</w:t>
      </w:r>
    </w:p>
    <w:p w14:paraId="099E4C59" w14:textId="6CDC3929" w:rsidR="00BA36FC" w:rsidRPr="003634E0" w:rsidRDefault="00BA36FC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ab/>
      </w:r>
      <w:proofErr w:type="spellStart"/>
      <w:r w:rsidRPr="003634E0">
        <w:rPr>
          <w:rFonts w:ascii="Courier New" w:hAnsi="Courier New" w:cs="Courier New"/>
        </w:rPr>
        <w:t>Dat</w:t>
      </w:r>
      <w:proofErr w:type="spellEnd"/>
      <w:r w:rsidRPr="003634E0">
        <w:rPr>
          <w:rFonts w:ascii="Courier New" w:hAnsi="Courier New" w:cs="Courier New"/>
        </w:rPr>
        <w:t xml:space="preserve"> rol = new Data() </w:t>
      </w:r>
      <w:r w:rsidRPr="003634E0">
        <w:rPr>
          <w:rFonts w:ascii="Bell MT" w:hAnsi="Bell MT" w:cs="Courier New"/>
          <w:sz w:val="20"/>
          <w:szCs w:val="20"/>
        </w:rPr>
        <w:t>(inicializo a un nuevo elemento de manera forzosa; puedo crearlo vacío y en el constructor</w:t>
      </w:r>
      <w:r w:rsidR="00EA0BCB" w:rsidRPr="003634E0">
        <w:rPr>
          <w:rFonts w:ascii="Bell MT" w:hAnsi="Bell MT" w:cs="Courier New"/>
          <w:sz w:val="20"/>
          <w:szCs w:val="20"/>
        </w:rPr>
        <w:t xml:space="preserve"> meterle un </w:t>
      </w:r>
      <w:r w:rsidR="001D74AD" w:rsidRPr="003634E0">
        <w:rPr>
          <w:rFonts w:ascii="Bell MT" w:hAnsi="Bell MT" w:cs="Courier New"/>
          <w:sz w:val="20"/>
          <w:szCs w:val="20"/>
        </w:rPr>
        <w:t>dato</w:t>
      </w:r>
      <w:r w:rsidR="00E146AB" w:rsidRPr="003634E0">
        <w:rPr>
          <w:rFonts w:ascii="Bell MT" w:hAnsi="Bell MT" w:cs="Courier New"/>
          <w:sz w:val="20"/>
          <w:szCs w:val="20"/>
        </w:rPr>
        <w:t>(el= elemento)</w:t>
      </w:r>
      <w:r w:rsidR="00EA0BCB" w:rsidRPr="003634E0">
        <w:rPr>
          <w:rFonts w:ascii="Bell MT" w:hAnsi="Bell MT" w:cs="Courier New"/>
          <w:sz w:val="20"/>
          <w:szCs w:val="20"/>
        </w:rPr>
        <w:t>. Estamos forzando una conexión)</w:t>
      </w:r>
    </w:p>
    <w:p w14:paraId="1A55F3B6" w14:textId="44AEF7BF" w:rsidR="00BA36FC" w:rsidRPr="003634E0" w:rsidRDefault="00BA36FC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ab/>
      </w:r>
      <w:proofErr w:type="spellStart"/>
      <w:r w:rsidRPr="003634E0">
        <w:rPr>
          <w:rFonts w:ascii="Courier New" w:hAnsi="Courier New" w:cs="Courier New"/>
        </w:rPr>
        <w:t>public</w:t>
      </w:r>
      <w:proofErr w:type="spellEnd"/>
      <w:r w:rsidRPr="003634E0">
        <w:rPr>
          <w:rFonts w:ascii="Courier New" w:hAnsi="Courier New" w:cs="Courier New"/>
        </w:rPr>
        <w:t xml:space="preserve"> Multej11(Data el) {</w:t>
      </w:r>
    </w:p>
    <w:p w14:paraId="01310544" w14:textId="1CB452B7" w:rsidR="00BA36FC" w:rsidRPr="003634E0" w:rsidRDefault="00BA36FC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ab/>
      </w:r>
      <w:r w:rsidRPr="003634E0">
        <w:rPr>
          <w:rFonts w:ascii="Courier New" w:hAnsi="Courier New" w:cs="Courier New"/>
        </w:rPr>
        <w:tab/>
        <w:t>rol = el;</w:t>
      </w:r>
    </w:p>
    <w:p w14:paraId="489689FB" w14:textId="0E593197" w:rsidR="00BA36FC" w:rsidRPr="003634E0" w:rsidRDefault="00EA0BCB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ab/>
        <w:t>}</w:t>
      </w:r>
    </w:p>
    <w:p w14:paraId="3742CBBE" w14:textId="77777777" w:rsidR="00775971" w:rsidRPr="003634E0" w:rsidRDefault="00775971" w:rsidP="00D42EA3">
      <w:pPr>
        <w:rPr>
          <w:rFonts w:ascii="Courier New" w:hAnsi="Courier New" w:cs="Courier New"/>
        </w:rPr>
      </w:pPr>
    </w:p>
    <w:p w14:paraId="407CC1B0" w14:textId="2CEA9BE9" w:rsidR="00775971" w:rsidRPr="003634E0" w:rsidRDefault="00775971" w:rsidP="00D42EA3">
      <w:pPr>
        <w:rPr>
          <w:rFonts w:ascii="Courier New" w:hAnsi="Courier New" w:cs="Courier New"/>
        </w:rPr>
      </w:pPr>
      <w:proofErr w:type="spellStart"/>
      <w:r w:rsidRPr="003634E0">
        <w:rPr>
          <w:rFonts w:ascii="Courier New" w:hAnsi="Courier New" w:cs="Courier New"/>
        </w:rPr>
        <w:t>class</w:t>
      </w:r>
      <w:proofErr w:type="spellEnd"/>
      <w:r w:rsidRPr="003634E0">
        <w:rPr>
          <w:rFonts w:ascii="Courier New" w:hAnsi="Courier New" w:cs="Courier New"/>
        </w:rPr>
        <w:t xml:space="preserve"> </w:t>
      </w:r>
      <w:proofErr w:type="spellStart"/>
      <w:r w:rsidRPr="003634E0">
        <w:rPr>
          <w:rFonts w:ascii="Courier New" w:hAnsi="Courier New" w:cs="Courier New"/>
        </w:rPr>
        <w:t>Multej</w:t>
      </w:r>
      <w:proofErr w:type="spellEnd"/>
      <w:r w:rsidRPr="003634E0">
        <w:rPr>
          <w:rFonts w:ascii="Courier New" w:hAnsi="Courier New" w:cs="Courier New"/>
        </w:rPr>
        <w:t xml:space="preserve"> 0n(</w:t>
      </w:r>
      <w:r w:rsidRPr="0070043D">
        <w:rPr>
          <w:rFonts w:ascii="Courier New" w:hAnsi="Courier New" w:cs="Courier New"/>
          <w:sz w:val="20"/>
          <w:szCs w:val="20"/>
        </w:rPr>
        <w:t>puedo tener múltiples elementos enlazados</w:t>
      </w:r>
      <w:r w:rsidR="005E2CD9" w:rsidRPr="0070043D">
        <w:rPr>
          <w:rFonts w:ascii="Courier New" w:hAnsi="Courier New" w:cs="Courier New"/>
          <w:sz w:val="20"/>
          <w:szCs w:val="20"/>
        </w:rPr>
        <w:t xml:space="preserve"> con una lista que empieza </w:t>
      </w:r>
      <w:proofErr w:type="spellStart"/>
      <w:r w:rsidR="005E2CD9" w:rsidRPr="0070043D">
        <w:rPr>
          <w:rFonts w:ascii="Courier New" w:hAnsi="Courier New" w:cs="Courier New"/>
          <w:sz w:val="20"/>
          <w:szCs w:val="20"/>
        </w:rPr>
        <w:t>vacia</w:t>
      </w:r>
      <w:proofErr w:type="spellEnd"/>
      <w:r w:rsidRPr="003634E0">
        <w:rPr>
          <w:rFonts w:ascii="Courier New" w:hAnsi="Courier New" w:cs="Courier New"/>
        </w:rPr>
        <w:t>)</w:t>
      </w:r>
      <w:r w:rsidR="005E2CD9" w:rsidRPr="003634E0">
        <w:rPr>
          <w:rFonts w:ascii="Courier New" w:hAnsi="Courier New" w:cs="Courier New"/>
        </w:rPr>
        <w:t>{</w:t>
      </w:r>
    </w:p>
    <w:p w14:paraId="2FA7740F" w14:textId="213327B3" w:rsidR="005E2CD9" w:rsidRPr="003634E0" w:rsidRDefault="005E2CD9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ab/>
        <w:t>lista rol = new lista()</w:t>
      </w:r>
      <w:r w:rsidR="00F31146" w:rsidRPr="003634E0">
        <w:rPr>
          <w:rFonts w:ascii="Courier New" w:hAnsi="Courier New" w:cs="Courier New"/>
        </w:rPr>
        <w:t>;</w:t>
      </w:r>
    </w:p>
    <w:p w14:paraId="4856A55E" w14:textId="3F12D320" w:rsidR="00F31146" w:rsidRPr="003634E0" w:rsidRDefault="00F31146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>}</w:t>
      </w:r>
    </w:p>
    <w:p w14:paraId="68A276BE" w14:textId="77777777" w:rsidR="00F31146" w:rsidRPr="003634E0" w:rsidRDefault="00F31146" w:rsidP="00D42EA3">
      <w:pPr>
        <w:rPr>
          <w:rFonts w:ascii="Courier New" w:hAnsi="Courier New" w:cs="Courier New"/>
        </w:rPr>
      </w:pPr>
    </w:p>
    <w:p w14:paraId="432824FC" w14:textId="2B6FD156" w:rsidR="00F31146" w:rsidRPr="003634E0" w:rsidRDefault="00F31146" w:rsidP="00D42EA3">
      <w:pPr>
        <w:rPr>
          <w:rFonts w:ascii="Courier New" w:hAnsi="Courier New" w:cs="Courier New"/>
        </w:rPr>
      </w:pPr>
      <w:proofErr w:type="spellStart"/>
      <w:r w:rsidRPr="003634E0">
        <w:rPr>
          <w:rFonts w:ascii="Courier New" w:hAnsi="Courier New" w:cs="Courier New"/>
        </w:rPr>
        <w:t>class</w:t>
      </w:r>
      <w:proofErr w:type="spellEnd"/>
      <w:r w:rsidRPr="003634E0">
        <w:rPr>
          <w:rFonts w:ascii="Courier New" w:hAnsi="Courier New" w:cs="Courier New"/>
        </w:rPr>
        <w:t xml:space="preserve"> </w:t>
      </w:r>
      <w:proofErr w:type="spellStart"/>
      <w:r w:rsidRPr="003634E0">
        <w:rPr>
          <w:rFonts w:ascii="Courier New" w:hAnsi="Courier New" w:cs="Courier New"/>
        </w:rPr>
        <w:t>Multej</w:t>
      </w:r>
      <w:proofErr w:type="spellEnd"/>
      <w:r w:rsidRPr="003634E0">
        <w:rPr>
          <w:rFonts w:ascii="Courier New" w:hAnsi="Courier New" w:cs="Courier New"/>
        </w:rPr>
        <w:t xml:space="preserve"> 1n{</w:t>
      </w:r>
    </w:p>
    <w:p w14:paraId="5ADDACD4" w14:textId="123DC404" w:rsidR="00F31146" w:rsidRPr="003634E0" w:rsidRDefault="00F31146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ab/>
        <w:t>lista rol = new</w:t>
      </w:r>
      <w:r w:rsidR="001D74AD" w:rsidRPr="003634E0">
        <w:rPr>
          <w:rFonts w:ascii="Courier New" w:hAnsi="Courier New" w:cs="Courier New"/>
        </w:rPr>
        <w:t xml:space="preserve"> lista();</w:t>
      </w:r>
    </w:p>
    <w:p w14:paraId="0F356B02" w14:textId="14BFAC49" w:rsidR="001D74AD" w:rsidRPr="003634E0" w:rsidRDefault="001D74AD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ab/>
      </w:r>
      <w:proofErr w:type="spellStart"/>
      <w:r w:rsidRPr="003634E0">
        <w:rPr>
          <w:rFonts w:ascii="Courier New" w:hAnsi="Courier New" w:cs="Courier New"/>
        </w:rPr>
        <w:t>public</w:t>
      </w:r>
      <w:proofErr w:type="spellEnd"/>
      <w:r w:rsidRPr="003634E0">
        <w:rPr>
          <w:rFonts w:ascii="Courier New" w:hAnsi="Courier New" w:cs="Courier New"/>
        </w:rPr>
        <w:t xml:space="preserve"> </w:t>
      </w:r>
      <w:proofErr w:type="spellStart"/>
      <w:r w:rsidRPr="003634E0">
        <w:rPr>
          <w:rFonts w:ascii="Courier New" w:hAnsi="Courier New" w:cs="Courier New"/>
        </w:rPr>
        <w:t>Multej</w:t>
      </w:r>
      <w:proofErr w:type="spellEnd"/>
      <w:r w:rsidRPr="003634E0">
        <w:rPr>
          <w:rFonts w:ascii="Courier New" w:hAnsi="Courier New" w:cs="Courier New"/>
        </w:rPr>
        <w:t xml:space="preserve"> 1n (Data el) {</w:t>
      </w:r>
    </w:p>
    <w:p w14:paraId="1E30102E" w14:textId="7215A448" w:rsidR="001D74AD" w:rsidRPr="003634E0" w:rsidRDefault="001D74AD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ab/>
      </w:r>
      <w:r w:rsidRPr="003634E0">
        <w:rPr>
          <w:rFonts w:ascii="Courier New" w:hAnsi="Courier New" w:cs="Courier New"/>
        </w:rPr>
        <w:tab/>
      </w:r>
      <w:proofErr w:type="spellStart"/>
      <w:r w:rsidRPr="003634E0">
        <w:rPr>
          <w:rFonts w:ascii="Courier New" w:hAnsi="Courier New" w:cs="Courier New"/>
        </w:rPr>
        <w:t>rol.add</w:t>
      </w:r>
      <w:proofErr w:type="spellEnd"/>
      <w:r w:rsidRPr="003634E0">
        <w:rPr>
          <w:rFonts w:ascii="Courier New" w:hAnsi="Courier New" w:cs="Courier New"/>
        </w:rPr>
        <w:t>(el)</w:t>
      </w:r>
      <w:r w:rsidR="0070043D">
        <w:rPr>
          <w:rFonts w:ascii="Courier New" w:hAnsi="Courier New" w:cs="Courier New"/>
        </w:rPr>
        <w:t>;</w:t>
      </w:r>
    </w:p>
    <w:p w14:paraId="5F2D1DC8" w14:textId="6CA3F4ED" w:rsidR="005B2101" w:rsidRPr="00AB33A7" w:rsidRDefault="001D74AD" w:rsidP="00D42EA3">
      <w:pPr>
        <w:rPr>
          <w:rFonts w:ascii="Courier New" w:hAnsi="Courier New" w:cs="Courier New"/>
        </w:rPr>
      </w:pPr>
      <w:r w:rsidRPr="003634E0">
        <w:rPr>
          <w:rFonts w:ascii="Courier New" w:hAnsi="Courier New" w:cs="Courier New"/>
        </w:rPr>
        <w:tab/>
        <w:t>}</w:t>
      </w:r>
    </w:p>
    <w:p w14:paraId="005B8C90" w14:textId="7385B6D2" w:rsidR="005B2101" w:rsidRPr="00AB33A7" w:rsidRDefault="005B2101" w:rsidP="00AB33A7">
      <w:pPr>
        <w:pStyle w:val="Ttulo1"/>
        <w:jc w:val="center"/>
        <w:rPr>
          <w:rFonts w:ascii="Bell MT" w:hAnsi="Bell MT"/>
          <w:b/>
          <w:bCs/>
        </w:rPr>
      </w:pPr>
      <w:bookmarkStart w:id="28" w:name="_Toc160552186"/>
      <w:r w:rsidRPr="00AB33A7">
        <w:rPr>
          <w:rFonts w:ascii="Bell MT" w:hAnsi="Bell MT"/>
          <w:b/>
          <w:bCs/>
        </w:rPr>
        <w:t>Cambio de multiplicidad</w:t>
      </w:r>
      <w:bookmarkEnd w:id="28"/>
    </w:p>
    <w:p w14:paraId="5384B9C8" w14:textId="77777777" w:rsidR="00CE771D" w:rsidRDefault="00CE771D" w:rsidP="00D42EA3">
      <w:pPr>
        <w:rPr>
          <w:rFonts w:ascii="Bell MT" w:hAnsi="Bell MT"/>
        </w:rPr>
      </w:pPr>
    </w:p>
    <w:p w14:paraId="623E91AD" w14:textId="328834B5" w:rsidR="00F451AE" w:rsidRDefault="00F451AE" w:rsidP="00D42EA3">
      <w:pPr>
        <w:rPr>
          <w:rFonts w:ascii="Bell MT" w:hAnsi="Bell MT"/>
        </w:rPr>
      </w:pPr>
      <w:r>
        <w:rPr>
          <w:rFonts w:ascii="Bell MT" w:hAnsi="Bell MT"/>
        </w:rPr>
        <w:t xml:space="preserve">Consideramos una variante del esquema inicial coche/permiso.  Ahora decimos que </w:t>
      </w:r>
      <w:r w:rsidR="00127A37">
        <w:rPr>
          <w:rFonts w:ascii="Bell MT" w:hAnsi="Bell MT"/>
        </w:rPr>
        <w:t xml:space="preserve">un </w:t>
      </w:r>
      <w:r w:rsidR="0094091F">
        <w:rPr>
          <w:rFonts w:ascii="Bell MT" w:hAnsi="Bell MT"/>
        </w:rPr>
        <w:t>coche puede o no tener un permiso de circulación</w:t>
      </w:r>
      <w:r w:rsidR="005D6D28">
        <w:rPr>
          <w:rFonts w:ascii="Bell MT" w:hAnsi="Bell MT"/>
        </w:rPr>
        <w:t xml:space="preserve"> (porque en la vida real</w:t>
      </w:r>
      <w:r w:rsidR="0094091F">
        <w:rPr>
          <w:rFonts w:ascii="Bell MT" w:hAnsi="Bell MT"/>
        </w:rPr>
        <w:t xml:space="preserve"> es así)</w:t>
      </w:r>
      <w:r w:rsidR="00DF1F45">
        <w:rPr>
          <w:rFonts w:ascii="Bell MT" w:hAnsi="Bell MT"/>
        </w:rPr>
        <w:t>, la multiplicidad pasa de 1.1 a 0.1.</w:t>
      </w:r>
      <w:r w:rsidR="00E3221A">
        <w:rPr>
          <w:rFonts w:ascii="Bell MT" w:hAnsi="Bell MT"/>
        </w:rPr>
        <w:t xml:space="preserve"> La relación podría</w:t>
      </w:r>
      <w:r w:rsidR="00CE771D">
        <w:rPr>
          <w:rFonts w:ascii="Bell MT" w:hAnsi="Bell MT"/>
        </w:rPr>
        <w:t xml:space="preserve"> </w:t>
      </w:r>
      <w:r w:rsidR="006C3D93">
        <w:rPr>
          <w:rFonts w:ascii="Bell MT" w:hAnsi="Bell MT"/>
        </w:rPr>
        <w:t>ir en ambas direcciones, una, o en ninguna.</w:t>
      </w:r>
    </w:p>
    <w:p w14:paraId="3EEB7F37" w14:textId="77777777" w:rsidR="00082FDD" w:rsidRDefault="00082FDD" w:rsidP="00D42EA3">
      <w:pPr>
        <w:rPr>
          <w:rFonts w:ascii="Bell MT" w:hAnsi="Bell MT"/>
        </w:rPr>
      </w:pPr>
    </w:p>
    <w:p w14:paraId="6B3A0997" w14:textId="32E9E8C2" w:rsidR="00CE771D" w:rsidRPr="00BB5679" w:rsidRDefault="004564BE" w:rsidP="00BB5679">
      <w:pPr>
        <w:pStyle w:val="Ttulo1"/>
        <w:jc w:val="center"/>
        <w:rPr>
          <w:rFonts w:ascii="Bell MT" w:hAnsi="Bell MT"/>
          <w:b/>
          <w:bCs/>
        </w:rPr>
      </w:pPr>
      <w:bookmarkStart w:id="29" w:name="_Toc160552187"/>
      <w:r w:rsidRPr="00BB5679">
        <w:rPr>
          <w:rFonts w:ascii="Bell MT" w:hAnsi="Bell MT"/>
          <w:b/>
          <w:bCs/>
        </w:rPr>
        <w:t>Asociaciones navegables</w:t>
      </w:r>
      <w:bookmarkEnd w:id="29"/>
    </w:p>
    <w:p w14:paraId="6DC826CB" w14:textId="77777777" w:rsidR="003E2A1D" w:rsidRDefault="003E2A1D" w:rsidP="00D42EA3">
      <w:pPr>
        <w:rPr>
          <w:rFonts w:ascii="Bell MT" w:hAnsi="Bell MT"/>
        </w:rPr>
      </w:pPr>
    </w:p>
    <w:p w14:paraId="5CFAA109" w14:textId="1CDF2532" w:rsidR="003E2A1D" w:rsidRDefault="003E2A1D" w:rsidP="00D42EA3">
      <w:pPr>
        <w:rPr>
          <w:rFonts w:ascii="Bell MT" w:hAnsi="Bell MT"/>
        </w:rPr>
      </w:pPr>
      <w:r>
        <w:rPr>
          <w:rFonts w:ascii="Bell MT" w:hAnsi="Bell MT"/>
        </w:rPr>
        <w:t>Las asociaciones no tienen por qué ser bidireccionales</w:t>
      </w:r>
      <w:r w:rsidR="002F7334">
        <w:rPr>
          <w:rFonts w:ascii="Bell MT" w:hAnsi="Bell MT"/>
        </w:rPr>
        <w:t xml:space="preserve">, </w:t>
      </w:r>
      <w:r w:rsidR="00CC3262">
        <w:rPr>
          <w:rFonts w:ascii="Bell MT" w:hAnsi="Bell MT"/>
        </w:rPr>
        <w:t xml:space="preserve">podemos hacer que naveguen en una sola </w:t>
      </w:r>
      <w:r w:rsidR="007300B2">
        <w:rPr>
          <w:rFonts w:ascii="Bell MT" w:hAnsi="Bell MT"/>
        </w:rPr>
        <w:t>dirección, y entonces la línea de asociación concluye en una flecha</w:t>
      </w:r>
      <w:r w:rsidR="004543C7">
        <w:rPr>
          <w:rFonts w:ascii="Bell MT" w:hAnsi="Bell MT"/>
        </w:rPr>
        <w:t>. En estas asociaciones ‘x’ clase nos lleva a ‘y’ clase.</w:t>
      </w:r>
    </w:p>
    <w:p w14:paraId="5D056D25" w14:textId="77777777" w:rsidR="004564BE" w:rsidRDefault="004564BE" w:rsidP="00D42EA3">
      <w:pPr>
        <w:rPr>
          <w:rFonts w:ascii="Bell MT" w:hAnsi="Bell MT"/>
        </w:rPr>
      </w:pPr>
    </w:p>
    <w:p w14:paraId="230DFA2A" w14:textId="07F09C7D" w:rsidR="00650D90" w:rsidRDefault="00650D90" w:rsidP="00650D90">
      <w:pPr>
        <w:jc w:val="center"/>
        <w:rPr>
          <w:rFonts w:ascii="Bell MT" w:hAnsi="Bell MT"/>
        </w:rPr>
      </w:pPr>
      <w:r>
        <w:rPr>
          <w:rFonts w:ascii="Bell MT" w:hAnsi="Bell MT"/>
        </w:rPr>
        <w:t>ROL ALTERNATIVO</w:t>
      </w:r>
    </w:p>
    <w:p w14:paraId="6A42DD05" w14:textId="34B01172" w:rsidR="00650D90" w:rsidRDefault="00650D90" w:rsidP="00650D90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404708B5" wp14:editId="42C6FD3B">
                <wp:simplePos x="0" y="0"/>
                <wp:positionH relativeFrom="column">
                  <wp:posOffset>783689</wp:posOffset>
                </wp:positionH>
                <wp:positionV relativeFrom="paragraph">
                  <wp:posOffset>55914</wp:posOffset>
                </wp:positionV>
                <wp:extent cx="3679302" cy="3530958"/>
                <wp:effectExtent l="0" t="14605" r="0" b="0"/>
                <wp:wrapNone/>
                <wp:docPr id="219968287" name="Arc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93965" flipV="1">
                          <a:off x="0" y="0"/>
                          <a:ext cx="3679302" cy="3530958"/>
                        </a:xfrm>
                        <a:prstGeom prst="arc">
                          <a:avLst>
                            <a:gd name="adj1" fmla="val 16200000"/>
                            <a:gd name="adj2" fmla="val 1021062"/>
                          </a:avLst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89AE6" id="Arco 2" o:spid="_x0000_s1026" style="position:absolute;margin-left:61.7pt;margin-top:4.4pt;width:289.7pt;height:278.05pt;rotation:8307818fd;flip:y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79302,35309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" path="m1839651,nsc2410169,,2948401,254025,3296697,687670v368599,458923,479083,1062211,295627,1614247l1839651,1765479,1839651,xem1839651,nfc2410169,,2948401,254025,3296697,687670v368599,458923,479083,1062211,295627,1614247e" filled="f" strokecolor="#ffc000 [3207]">
                <v:stroke endarrow="open"/>
                <v:path arrowok="t" o:connecttype="custom" o:connectlocs="1839651,0;3296697,687670;3592324,2301917" o:connectangles="0,0,0"/>
              </v:shape>
            </w:pict>
          </mc:Fallback>
        </mc:AlternateContent>
      </w:r>
    </w:p>
    <w:p w14:paraId="2225F8C3" w14:textId="77777777" w:rsidR="00650D90" w:rsidRDefault="00650D90" w:rsidP="00650D90">
      <w:pPr>
        <w:rPr>
          <w:rFonts w:ascii="Bell MT" w:hAnsi="Bell MT"/>
        </w:rPr>
      </w:pPr>
    </w:p>
    <w:p w14:paraId="25C5128E" w14:textId="77777777" w:rsidR="00650D90" w:rsidRDefault="00650D90" w:rsidP="00650D90">
      <w:pPr>
        <w:rPr>
          <w:rFonts w:ascii="Bell MT" w:hAnsi="Bell MT"/>
        </w:rPr>
      </w:pPr>
    </w:p>
    <w:p w14:paraId="14659087" w14:textId="77777777" w:rsidR="00650D90" w:rsidRDefault="00650D90" w:rsidP="00650D90">
      <w:pPr>
        <w:rPr>
          <w:rFonts w:ascii="Bell MT" w:hAnsi="Bell MT"/>
        </w:rPr>
      </w:pPr>
    </w:p>
    <w:p w14:paraId="176654B3" w14:textId="77777777" w:rsidR="00650D90" w:rsidRDefault="00650D90" w:rsidP="00650D90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9CA6C2" wp14:editId="19B64A6E">
                <wp:simplePos x="0" y="0"/>
                <wp:positionH relativeFrom="column">
                  <wp:posOffset>1503714</wp:posOffset>
                </wp:positionH>
                <wp:positionV relativeFrom="paragraph">
                  <wp:posOffset>161691</wp:posOffset>
                </wp:positionV>
                <wp:extent cx="393031" cy="296545"/>
                <wp:effectExtent l="0" t="0" r="0" b="0"/>
                <wp:wrapNone/>
                <wp:docPr id="7575554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31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7820B7" w14:textId="3A04A257" w:rsidR="00650D90" w:rsidRDefault="00140B96" w:rsidP="00650D90">
                            <w:r>
                              <w:t>0</w:t>
                            </w:r>
                            <w:r w:rsidR="00650D90"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CA6C2" id="_x0000_s1029" type="#_x0000_t202" style="position:absolute;margin-left:118.4pt;margin-top:12.75pt;width:30.95pt;height:23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" filled="f" stroked="f" strokeweight=".5pt">
                <v:textbox>
                  <w:txbxContent>
                    <w:p w14:paraId="017820B7" w14:textId="3A04A257" w:rsidR="00650D90" w:rsidRDefault="00140B96" w:rsidP="00650D90">
                      <w:r>
                        <w:t>0</w:t>
                      </w:r>
                      <w:r w:rsidR="00650D90"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5219AF" wp14:editId="45AFF922">
                <wp:simplePos x="0" y="0"/>
                <wp:positionH relativeFrom="column">
                  <wp:posOffset>2041325</wp:posOffset>
                </wp:positionH>
                <wp:positionV relativeFrom="paragraph">
                  <wp:posOffset>158784</wp:posOffset>
                </wp:positionV>
                <wp:extent cx="1066800" cy="296646"/>
                <wp:effectExtent l="0" t="0" r="0" b="0"/>
                <wp:wrapNone/>
                <wp:docPr id="153810265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66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8BB790" w14:textId="77777777" w:rsidR="00650D90" w:rsidRPr="003671A4" w:rsidRDefault="00650D90" w:rsidP="00650D90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3671A4">
                              <w:rPr>
                                <w:sz w:val="22"/>
                                <w:szCs w:val="22"/>
                              </w:rPr>
                              <w:t>&lt;Rol principal&gt;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219AF" id="_x0000_s1030" type="#_x0000_t202" style="position:absolute;margin-left:160.75pt;margin-top:12.5pt;width:84pt;height:23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" filled="f" stroked="f" strokeweight=".5pt">
                <v:textbox>
                  <w:txbxContent>
                    <w:p w14:paraId="788BB790" w14:textId="77777777" w:rsidR="00650D90" w:rsidRPr="003671A4" w:rsidRDefault="00650D90" w:rsidP="00650D90">
                      <w:pPr>
                        <w:rPr>
                          <w:sz w:val="22"/>
                          <w:szCs w:val="22"/>
                        </w:rPr>
                      </w:pPr>
                      <w:r w:rsidRPr="003671A4">
                        <w:rPr>
                          <w:sz w:val="22"/>
                          <w:szCs w:val="22"/>
                        </w:rPr>
                        <w:t>&lt;Rol principal&gt;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aconcuadrcula"/>
        <w:tblpPr w:leftFromText="141" w:rightFromText="141" w:vertAnchor="text" w:horzAnchor="page" w:tblpX="2029" w:tblpY="-9"/>
        <w:tblW w:w="0" w:type="auto"/>
        <w:tblLook w:val="04A0" w:firstRow="1" w:lastRow="0" w:firstColumn="1" w:lastColumn="0" w:noHBand="0" w:noVBand="1"/>
      </w:tblPr>
      <w:tblGrid>
        <w:gridCol w:w="1463"/>
      </w:tblGrid>
      <w:tr w:rsidR="00650D90" w14:paraId="70E943EF" w14:textId="77777777" w:rsidTr="000F7C7A">
        <w:trPr>
          <w:trHeight w:val="275"/>
        </w:trPr>
        <w:tc>
          <w:tcPr>
            <w:tcW w:w="1463" w:type="dxa"/>
          </w:tcPr>
          <w:p w14:paraId="4BCC1FB5" w14:textId="77777777" w:rsidR="00650D90" w:rsidRDefault="00650D90" w:rsidP="000F7C7A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COCHE</w:t>
            </w:r>
          </w:p>
        </w:tc>
      </w:tr>
      <w:tr w:rsidR="00650D90" w14:paraId="130DE181" w14:textId="77777777" w:rsidTr="000F7C7A">
        <w:trPr>
          <w:trHeight w:val="275"/>
        </w:trPr>
        <w:tc>
          <w:tcPr>
            <w:tcW w:w="1463" w:type="dxa"/>
          </w:tcPr>
          <w:p w14:paraId="3FE01838" w14:textId="77777777" w:rsidR="00650D90" w:rsidRDefault="00650D90" w:rsidP="000F7C7A">
            <w:pPr>
              <w:rPr>
                <w:rFonts w:ascii="Bell MT" w:hAnsi="Bell MT"/>
              </w:rPr>
            </w:pPr>
          </w:p>
        </w:tc>
      </w:tr>
      <w:tr w:rsidR="00650D90" w14:paraId="4EB260F4" w14:textId="77777777" w:rsidTr="000F7C7A">
        <w:trPr>
          <w:trHeight w:val="275"/>
        </w:trPr>
        <w:tc>
          <w:tcPr>
            <w:tcW w:w="1463" w:type="dxa"/>
          </w:tcPr>
          <w:p w14:paraId="1690DE71" w14:textId="77777777" w:rsidR="00650D90" w:rsidRDefault="00650D90" w:rsidP="000F7C7A">
            <w:pPr>
              <w:rPr>
                <w:rFonts w:ascii="Bell MT" w:hAnsi="Bell MT"/>
              </w:rPr>
            </w:pPr>
          </w:p>
        </w:tc>
      </w:tr>
    </w:tbl>
    <w:tbl>
      <w:tblPr>
        <w:tblStyle w:val="Tablaconcuadrcula"/>
        <w:tblpPr w:leftFromText="141" w:rightFromText="141" w:vertAnchor="text" w:horzAnchor="page" w:tblpX="6781" w:tblpY="-45"/>
        <w:tblW w:w="0" w:type="auto"/>
        <w:tblLook w:val="04A0" w:firstRow="1" w:lastRow="0" w:firstColumn="1" w:lastColumn="0" w:noHBand="0" w:noVBand="1"/>
      </w:tblPr>
      <w:tblGrid>
        <w:gridCol w:w="1874"/>
      </w:tblGrid>
      <w:tr w:rsidR="00650D90" w14:paraId="6CBF0239" w14:textId="77777777" w:rsidTr="000F7C7A">
        <w:trPr>
          <w:trHeight w:val="275"/>
        </w:trPr>
        <w:tc>
          <w:tcPr>
            <w:tcW w:w="1463" w:type="dxa"/>
          </w:tcPr>
          <w:p w14:paraId="2C3E4A8E" w14:textId="77777777" w:rsidR="00650D90" w:rsidRDefault="00650D90" w:rsidP="000F7C7A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PERMISO CIRCULACION</w:t>
            </w:r>
          </w:p>
        </w:tc>
      </w:tr>
      <w:tr w:rsidR="00650D90" w14:paraId="0842185C" w14:textId="77777777" w:rsidTr="000F7C7A">
        <w:trPr>
          <w:trHeight w:val="275"/>
        </w:trPr>
        <w:tc>
          <w:tcPr>
            <w:tcW w:w="1463" w:type="dxa"/>
          </w:tcPr>
          <w:p w14:paraId="76C54056" w14:textId="46743D84" w:rsidR="00650D90" w:rsidRDefault="00650D90" w:rsidP="000F7C7A">
            <w:pPr>
              <w:rPr>
                <w:rFonts w:ascii="Bell MT" w:hAnsi="Bell MT"/>
              </w:rPr>
            </w:pPr>
          </w:p>
        </w:tc>
      </w:tr>
      <w:tr w:rsidR="00650D90" w14:paraId="11493370" w14:textId="77777777" w:rsidTr="000F7C7A">
        <w:trPr>
          <w:trHeight w:val="275"/>
        </w:trPr>
        <w:tc>
          <w:tcPr>
            <w:tcW w:w="1463" w:type="dxa"/>
          </w:tcPr>
          <w:p w14:paraId="6AAD314C" w14:textId="77777777" w:rsidR="00650D90" w:rsidRDefault="00650D90" w:rsidP="000F7C7A">
            <w:pPr>
              <w:rPr>
                <w:rFonts w:ascii="Bell MT" w:hAnsi="Bell MT"/>
              </w:rPr>
            </w:pPr>
          </w:p>
        </w:tc>
      </w:tr>
    </w:tbl>
    <w:p w14:paraId="0AD8D250" w14:textId="5B62BCDD" w:rsidR="004564BE" w:rsidRDefault="00650D90" w:rsidP="00D42EA3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52C9A01" wp14:editId="583163F4">
                <wp:simplePos x="0" y="0"/>
                <wp:positionH relativeFrom="column">
                  <wp:posOffset>3189638</wp:posOffset>
                </wp:positionH>
                <wp:positionV relativeFrom="paragraph">
                  <wp:posOffset>27974</wp:posOffset>
                </wp:positionV>
                <wp:extent cx="392430" cy="336884"/>
                <wp:effectExtent l="0" t="0" r="0" b="0"/>
                <wp:wrapNone/>
                <wp:docPr id="18997687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" cy="336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0734A" w14:textId="77777777" w:rsidR="00650D90" w:rsidRDefault="00650D90" w:rsidP="00650D90">
                            <w:r>
                              <w:t>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C9A01" id="_x0000_s1031" type="#_x0000_t202" style="position:absolute;margin-left:251.15pt;margin-top:2.2pt;width:30.9pt;height:26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" filled="f" stroked="f" strokeweight=".5pt">
                <v:textbox>
                  <w:txbxContent>
                    <w:p w14:paraId="47C0734A" w14:textId="77777777" w:rsidR="00650D90" w:rsidRDefault="00650D90" w:rsidP="00650D90">
                      <w:r>
                        <w:t>0.1</w:t>
                      </w:r>
                    </w:p>
                  </w:txbxContent>
                </v:textbox>
              </v:shape>
            </w:pict>
          </mc:Fallback>
        </mc:AlternateContent>
      </w:r>
    </w:p>
    <w:p w14:paraId="02BA5365" w14:textId="3B8C0C3C" w:rsidR="00650D90" w:rsidRDefault="00650D90" w:rsidP="00D42EA3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1AB82E" wp14:editId="00575F83">
                <wp:simplePos x="0" y="0"/>
                <wp:positionH relativeFrom="column">
                  <wp:posOffset>1572795</wp:posOffset>
                </wp:positionH>
                <wp:positionV relativeFrom="paragraph">
                  <wp:posOffset>115002</wp:posOffset>
                </wp:positionV>
                <wp:extent cx="1928394" cy="80444"/>
                <wp:effectExtent l="0" t="0" r="53340" b="85090"/>
                <wp:wrapNone/>
                <wp:docPr id="202947385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8394" cy="80444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7DC3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23.85pt;margin-top:9.05pt;width:151.85pt;height:6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" strokecolor="#4472c4 [3204]" strokeweight="1pt">
                <v:stroke endarrow="open"/>
              </v:shape>
            </w:pict>
          </mc:Fallback>
        </mc:AlternateContent>
      </w:r>
    </w:p>
    <w:p w14:paraId="372FC4AA" w14:textId="14FEAB9D" w:rsidR="00650D90" w:rsidRDefault="00650D90" w:rsidP="00D42EA3">
      <w:pPr>
        <w:rPr>
          <w:rFonts w:ascii="Bell MT" w:hAnsi="Bell MT"/>
        </w:rPr>
      </w:pPr>
    </w:p>
    <w:p w14:paraId="7E06B9B2" w14:textId="033A43BE" w:rsidR="00650D90" w:rsidRDefault="00650D90" w:rsidP="00D42EA3">
      <w:pPr>
        <w:rPr>
          <w:rFonts w:ascii="Bell MT" w:hAnsi="Bell MT"/>
        </w:rPr>
      </w:pPr>
    </w:p>
    <w:p w14:paraId="4E5A839E" w14:textId="73889FAE" w:rsidR="00650D90" w:rsidRDefault="00650D90" w:rsidP="00D42EA3">
      <w:pPr>
        <w:rPr>
          <w:rFonts w:ascii="Bell MT" w:hAnsi="Bell MT"/>
        </w:rPr>
      </w:pPr>
    </w:p>
    <w:p w14:paraId="00E60195" w14:textId="24050C1F" w:rsidR="00CE771D" w:rsidRPr="00E458F2" w:rsidRDefault="009C112F" w:rsidP="00E458F2">
      <w:pPr>
        <w:pStyle w:val="Ttulo1"/>
        <w:jc w:val="center"/>
        <w:rPr>
          <w:rFonts w:ascii="Bell MT" w:hAnsi="Bell MT"/>
          <w:b/>
          <w:bCs/>
        </w:rPr>
      </w:pPr>
      <w:bookmarkStart w:id="30" w:name="_Toc160552188"/>
      <w:r w:rsidRPr="00E458F2">
        <w:rPr>
          <w:rFonts w:ascii="Bell MT" w:hAnsi="Bell MT"/>
          <w:b/>
          <w:bCs/>
        </w:rPr>
        <w:t>Asociaciones particulares: Composición y agregación</w:t>
      </w:r>
      <w:bookmarkEnd w:id="30"/>
    </w:p>
    <w:p w14:paraId="191722EC" w14:textId="77777777" w:rsidR="009C112F" w:rsidRDefault="009C112F" w:rsidP="00D42EA3">
      <w:pPr>
        <w:rPr>
          <w:rFonts w:ascii="Bell MT" w:hAnsi="Bell MT"/>
        </w:rPr>
      </w:pPr>
    </w:p>
    <w:p w14:paraId="736CFE96" w14:textId="12503665" w:rsidR="00235FD8" w:rsidRDefault="009C112F" w:rsidP="00D42EA3">
      <w:pPr>
        <w:rPr>
          <w:rFonts w:ascii="Bell MT" w:hAnsi="Bell MT"/>
        </w:rPr>
      </w:pPr>
      <w:r>
        <w:rPr>
          <w:rFonts w:ascii="Bell MT" w:hAnsi="Bell MT"/>
        </w:rPr>
        <w:t xml:space="preserve">Se trata de una relación entre un todo y sus partes. </w:t>
      </w:r>
    </w:p>
    <w:p w14:paraId="2DB117AF" w14:textId="0B55BE2A" w:rsidR="004E21E5" w:rsidRDefault="009C112F" w:rsidP="00D42EA3">
      <w:pPr>
        <w:rPr>
          <w:rFonts w:ascii="Bell MT" w:hAnsi="Bell MT"/>
        </w:rPr>
      </w:pPr>
      <w:r>
        <w:rPr>
          <w:rFonts w:ascii="Bell MT" w:hAnsi="Bell MT"/>
        </w:rPr>
        <w:t xml:space="preserve">Se representan con un rombo al final </w:t>
      </w:r>
      <w:r w:rsidR="00235FD8">
        <w:rPr>
          <w:rFonts w:ascii="Bell MT" w:hAnsi="Bell MT"/>
        </w:rPr>
        <w:t>de la línea de asociación.</w:t>
      </w:r>
    </w:p>
    <w:p w14:paraId="54A22573" w14:textId="0BE9D8DA" w:rsidR="00235FD8" w:rsidRDefault="00235FD8" w:rsidP="00D42EA3">
      <w:pPr>
        <w:rPr>
          <w:rFonts w:ascii="Bell MT" w:hAnsi="Bell MT"/>
        </w:rPr>
      </w:pPr>
    </w:p>
    <w:p w14:paraId="09BF85DC" w14:textId="2E7C8F32" w:rsidR="004E21E5" w:rsidRDefault="004E21E5" w:rsidP="00D42EA3">
      <w:pPr>
        <w:rPr>
          <w:rFonts w:ascii="Bell MT" w:hAnsi="Bell MT"/>
        </w:rPr>
      </w:pPr>
    </w:p>
    <w:p w14:paraId="5A4049B9" w14:textId="7B8E3C2A" w:rsidR="008E0FEB" w:rsidRDefault="00A628D4" w:rsidP="00D42EA3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AD1047" wp14:editId="27F4237D">
                <wp:simplePos x="0" y="0"/>
                <wp:positionH relativeFrom="column">
                  <wp:posOffset>1503318</wp:posOffset>
                </wp:positionH>
                <wp:positionV relativeFrom="paragraph">
                  <wp:posOffset>71301</wp:posOffset>
                </wp:positionV>
                <wp:extent cx="1143000" cy="251460"/>
                <wp:effectExtent l="0" t="0" r="0" b="0"/>
                <wp:wrapNone/>
                <wp:docPr id="206468027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518C5A" w14:textId="65BF890A" w:rsidR="004E21E5" w:rsidRDefault="004E21E5">
                            <w:r>
                              <w:t>COMPOSICION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1047" id="Cuadro de texto 4" o:spid="_x0000_s1032" type="#_x0000_t202" style="position:absolute;margin-left:118.35pt;margin-top:5.6pt;width:90pt;height:1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" filled="f" stroked="f" strokeweight=".5pt">
                <v:textbox>
                  <w:txbxContent>
                    <w:p w14:paraId="64518C5A" w14:textId="65BF890A" w:rsidR="004E21E5" w:rsidRDefault="004E21E5">
                      <w:r>
                        <w:t>COMPOSICION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8AEB55" wp14:editId="4364C563">
                <wp:simplePos x="0" y="0"/>
                <wp:positionH relativeFrom="column">
                  <wp:posOffset>3813810</wp:posOffset>
                </wp:positionH>
                <wp:positionV relativeFrom="paragraph">
                  <wp:posOffset>168820</wp:posOffset>
                </wp:positionV>
                <wp:extent cx="1036320" cy="289560"/>
                <wp:effectExtent l="0" t="0" r="0" b="0"/>
                <wp:wrapNone/>
                <wp:docPr id="757488774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FDFED8" w14:textId="7C40C798" w:rsidR="006659F3" w:rsidRDefault="006659F3" w:rsidP="006659F3">
                            <w:r>
                              <w:t>AGREGACION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EB55" id="Cuadro de texto 13" o:spid="_x0000_s1033" type="#_x0000_t202" style="position:absolute;margin-left:300.3pt;margin-top:13.3pt;width:81.6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" filled="f" stroked="f" strokeweight=".5pt">
                <v:textbox>
                  <w:txbxContent>
                    <w:p w14:paraId="5CFDFED8" w14:textId="7C40C798" w:rsidR="006659F3" w:rsidRDefault="006659F3" w:rsidP="006659F3">
                      <w:r>
                        <w:t>AGREGACION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aconcuadrcula"/>
        <w:tblpPr w:leftFromText="141" w:rightFromText="141" w:vertAnchor="text" w:horzAnchor="page" w:tblpX="2029" w:tblpY="-9"/>
        <w:tblW w:w="0" w:type="auto"/>
        <w:tblLook w:val="04A0" w:firstRow="1" w:lastRow="0" w:firstColumn="1" w:lastColumn="0" w:noHBand="0" w:noVBand="1"/>
      </w:tblPr>
      <w:tblGrid>
        <w:gridCol w:w="1463"/>
      </w:tblGrid>
      <w:tr w:rsidR="008E0FEB" w14:paraId="4695D6E5" w14:textId="77777777" w:rsidTr="007C7069">
        <w:trPr>
          <w:trHeight w:val="275"/>
        </w:trPr>
        <w:tc>
          <w:tcPr>
            <w:tcW w:w="1463" w:type="dxa"/>
          </w:tcPr>
          <w:p w14:paraId="39CE9E25" w14:textId="387F984E" w:rsidR="008E0FEB" w:rsidRDefault="008E0FEB" w:rsidP="007C7069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FLOTA</w:t>
            </w:r>
          </w:p>
        </w:tc>
      </w:tr>
      <w:tr w:rsidR="008E0FEB" w14:paraId="2FDF6D76" w14:textId="77777777" w:rsidTr="007C7069">
        <w:trPr>
          <w:trHeight w:val="275"/>
        </w:trPr>
        <w:tc>
          <w:tcPr>
            <w:tcW w:w="1463" w:type="dxa"/>
          </w:tcPr>
          <w:p w14:paraId="7D61E6C7" w14:textId="77777777" w:rsidR="008E0FEB" w:rsidRDefault="008E0FEB" w:rsidP="007C7069">
            <w:pPr>
              <w:rPr>
                <w:rFonts w:ascii="Bell MT" w:hAnsi="Bell MT"/>
              </w:rPr>
            </w:pPr>
          </w:p>
        </w:tc>
      </w:tr>
      <w:tr w:rsidR="008E0FEB" w14:paraId="55CBA2AC" w14:textId="77777777" w:rsidTr="007C7069">
        <w:trPr>
          <w:trHeight w:val="275"/>
        </w:trPr>
        <w:tc>
          <w:tcPr>
            <w:tcW w:w="1463" w:type="dxa"/>
          </w:tcPr>
          <w:p w14:paraId="29770370" w14:textId="6DAE3E8D" w:rsidR="008E0FEB" w:rsidRDefault="000619F5" w:rsidP="007C7069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Lista de coches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-34"/>
        <w:tblW w:w="0" w:type="auto"/>
        <w:tblLook w:val="04A0" w:firstRow="1" w:lastRow="0" w:firstColumn="1" w:lastColumn="0" w:noHBand="0" w:noVBand="1"/>
      </w:tblPr>
      <w:tblGrid>
        <w:gridCol w:w="1463"/>
      </w:tblGrid>
      <w:tr w:rsidR="008E0FEB" w14:paraId="3BACACFE" w14:textId="77777777" w:rsidTr="008E0FEB">
        <w:trPr>
          <w:trHeight w:val="275"/>
        </w:trPr>
        <w:tc>
          <w:tcPr>
            <w:tcW w:w="1463" w:type="dxa"/>
          </w:tcPr>
          <w:p w14:paraId="51F1934C" w14:textId="6C3DA1ED" w:rsidR="008E0FEB" w:rsidRDefault="008E0FEB" w:rsidP="008E0FEB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COCHE</w:t>
            </w:r>
          </w:p>
        </w:tc>
      </w:tr>
      <w:tr w:rsidR="008E0FEB" w14:paraId="31F2B9B4" w14:textId="77777777" w:rsidTr="008E0FEB">
        <w:trPr>
          <w:trHeight w:val="275"/>
        </w:trPr>
        <w:tc>
          <w:tcPr>
            <w:tcW w:w="1463" w:type="dxa"/>
          </w:tcPr>
          <w:p w14:paraId="6A7552B4" w14:textId="77777777" w:rsidR="008E0FEB" w:rsidRDefault="008E0FEB" w:rsidP="008E0FEB">
            <w:pPr>
              <w:rPr>
                <w:rFonts w:ascii="Bell MT" w:hAnsi="Bell MT"/>
              </w:rPr>
            </w:pPr>
          </w:p>
        </w:tc>
      </w:tr>
      <w:tr w:rsidR="008E0FEB" w14:paraId="51F0BDA6" w14:textId="77777777" w:rsidTr="008E0FEB">
        <w:trPr>
          <w:trHeight w:val="275"/>
        </w:trPr>
        <w:tc>
          <w:tcPr>
            <w:tcW w:w="1463" w:type="dxa"/>
          </w:tcPr>
          <w:p w14:paraId="47CB00F6" w14:textId="135C37B8" w:rsidR="008E0FEB" w:rsidRDefault="000619F5" w:rsidP="008E0FEB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Lista de ruedas</w:t>
            </w:r>
          </w:p>
        </w:tc>
      </w:tr>
    </w:tbl>
    <w:tbl>
      <w:tblPr>
        <w:tblStyle w:val="Tablaconcuadrcula"/>
        <w:tblpPr w:leftFromText="141" w:rightFromText="141" w:vertAnchor="text" w:horzAnchor="page" w:tblpX="8929" w:tblpY="-34"/>
        <w:tblW w:w="0" w:type="auto"/>
        <w:tblLook w:val="04A0" w:firstRow="1" w:lastRow="0" w:firstColumn="1" w:lastColumn="0" w:noHBand="0" w:noVBand="1"/>
      </w:tblPr>
      <w:tblGrid>
        <w:gridCol w:w="1463"/>
      </w:tblGrid>
      <w:tr w:rsidR="008E0FEB" w14:paraId="1BF6B9BA" w14:textId="77777777" w:rsidTr="008E0FEB">
        <w:trPr>
          <w:trHeight w:val="275"/>
        </w:trPr>
        <w:tc>
          <w:tcPr>
            <w:tcW w:w="1463" w:type="dxa"/>
          </w:tcPr>
          <w:p w14:paraId="75FA3CAD" w14:textId="54042E1C" w:rsidR="008E0FEB" w:rsidRDefault="008E0FEB" w:rsidP="008E0FEB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RUEDA</w:t>
            </w:r>
          </w:p>
        </w:tc>
      </w:tr>
      <w:tr w:rsidR="008E0FEB" w14:paraId="23572A19" w14:textId="77777777" w:rsidTr="008E0FEB">
        <w:trPr>
          <w:trHeight w:val="275"/>
        </w:trPr>
        <w:tc>
          <w:tcPr>
            <w:tcW w:w="1463" w:type="dxa"/>
          </w:tcPr>
          <w:p w14:paraId="633FD83B" w14:textId="77777777" w:rsidR="008E0FEB" w:rsidRDefault="008E0FEB" w:rsidP="008E0FEB">
            <w:pPr>
              <w:rPr>
                <w:rFonts w:ascii="Bell MT" w:hAnsi="Bell MT"/>
              </w:rPr>
            </w:pPr>
          </w:p>
        </w:tc>
      </w:tr>
      <w:tr w:rsidR="008E0FEB" w14:paraId="54FD2FA2" w14:textId="77777777" w:rsidTr="008E0FEB">
        <w:trPr>
          <w:trHeight w:val="275"/>
        </w:trPr>
        <w:tc>
          <w:tcPr>
            <w:tcW w:w="1463" w:type="dxa"/>
          </w:tcPr>
          <w:p w14:paraId="61F6D2AD" w14:textId="77777777" w:rsidR="008E0FEB" w:rsidRDefault="008E0FEB" w:rsidP="008E0FEB">
            <w:pPr>
              <w:rPr>
                <w:rFonts w:ascii="Bell MT" w:hAnsi="Bell MT"/>
              </w:rPr>
            </w:pPr>
          </w:p>
        </w:tc>
      </w:tr>
    </w:tbl>
    <w:p w14:paraId="4BB6AB18" w14:textId="6AB555FF" w:rsidR="008E0FEB" w:rsidRDefault="00453DD3" w:rsidP="00D42EA3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0D26D1" wp14:editId="46D427B5">
                <wp:simplePos x="0" y="0"/>
                <wp:positionH relativeFrom="column">
                  <wp:posOffset>3583940</wp:posOffset>
                </wp:positionH>
                <wp:positionV relativeFrom="paragraph">
                  <wp:posOffset>147086</wp:posOffset>
                </wp:positionV>
                <wp:extent cx="289560" cy="193040"/>
                <wp:effectExtent l="12700" t="12700" r="15240" b="22860"/>
                <wp:wrapNone/>
                <wp:docPr id="2094345019" name="Romb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9304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08C61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7" o:spid="_x0000_s1026" type="#_x0000_t4" style="position:absolute;margin-left:282.2pt;margin-top:11.6pt;width:22.8pt;height:1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" filled="f" strokecolor="#70ad47 [3209]" strokeweight="1pt"/>
            </w:pict>
          </mc:Fallback>
        </mc:AlternateContent>
      </w:r>
      <w:r w:rsidR="004E21E5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BE98D0" wp14:editId="16364750">
                <wp:simplePos x="0" y="0"/>
                <wp:positionH relativeFrom="column">
                  <wp:posOffset>1569720</wp:posOffset>
                </wp:positionH>
                <wp:positionV relativeFrom="paragraph">
                  <wp:posOffset>141605</wp:posOffset>
                </wp:positionV>
                <wp:extent cx="312420" cy="193040"/>
                <wp:effectExtent l="12700" t="12700" r="17780" b="22860"/>
                <wp:wrapNone/>
                <wp:docPr id="582095008" name="Romb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9304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99898" id="Rombo 6" o:spid="_x0000_s1026" type="#_x0000_t4" style="position:absolute;margin-left:123.6pt;margin-top:11.15pt;width:24.6pt;height:15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" fillcolor="#4472c4 [3204]" strokecolor="#4472c4 [3204]" strokeweight="1pt"/>
            </w:pict>
          </mc:Fallback>
        </mc:AlternateContent>
      </w:r>
    </w:p>
    <w:p w14:paraId="6E20A8D5" w14:textId="65F05337" w:rsidR="008E0FEB" w:rsidRPr="008E0FEB" w:rsidRDefault="004E21E5" w:rsidP="008E0FEB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D5AFF9" wp14:editId="135A2994">
                <wp:simplePos x="0" y="0"/>
                <wp:positionH relativeFrom="column">
                  <wp:posOffset>3870960</wp:posOffset>
                </wp:positionH>
                <wp:positionV relativeFrom="paragraph">
                  <wp:posOffset>68580</wp:posOffset>
                </wp:positionV>
                <wp:extent cx="1082040" cy="0"/>
                <wp:effectExtent l="0" t="12700" r="22860" b="12700"/>
                <wp:wrapNone/>
                <wp:docPr id="619242176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9B0D2C" id="Conector recto 5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5.4pt" to="390pt,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" strokecolor="#70ad47 [3209]" strokeweight="1.5pt">
                <v:stroke joinstyle="miter"/>
              </v:line>
            </w:pict>
          </mc:Fallback>
        </mc:AlternateContent>
      </w:r>
      <w:r w:rsidR="00013980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D3D840" wp14:editId="1AEDE1E7">
                <wp:simplePos x="0" y="0"/>
                <wp:positionH relativeFrom="column">
                  <wp:posOffset>1569720</wp:posOffset>
                </wp:positionH>
                <wp:positionV relativeFrom="paragraph">
                  <wp:posOffset>67310</wp:posOffset>
                </wp:positionV>
                <wp:extent cx="1005840" cy="0"/>
                <wp:effectExtent l="0" t="12700" r="22860" b="12700"/>
                <wp:wrapNone/>
                <wp:docPr id="1332618775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8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07D53" id="Conector recto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6pt,5.3pt" to="202.8pt,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" strokecolor="#5b9bd5 [3208]" strokeweight="1.5pt">
                <v:stroke joinstyle="miter"/>
              </v:line>
            </w:pict>
          </mc:Fallback>
        </mc:AlternateContent>
      </w:r>
    </w:p>
    <w:p w14:paraId="0EFD0428" w14:textId="6BD4D2BA" w:rsidR="008E0FEB" w:rsidRPr="008E0FEB" w:rsidRDefault="008E0FEB" w:rsidP="008E0FEB">
      <w:pPr>
        <w:rPr>
          <w:rFonts w:ascii="Bell MT" w:hAnsi="Bell MT"/>
        </w:rPr>
      </w:pPr>
    </w:p>
    <w:p w14:paraId="46CB4AC6" w14:textId="7A6872A4" w:rsidR="008E0FEB" w:rsidRPr="008E0FEB" w:rsidRDefault="008E0FEB" w:rsidP="008E0FEB">
      <w:pPr>
        <w:rPr>
          <w:rFonts w:ascii="Bell MT" w:hAnsi="Bell MT"/>
        </w:rPr>
      </w:pPr>
    </w:p>
    <w:p w14:paraId="2AEFFE5C" w14:textId="3D7E1A5E" w:rsidR="008E0FEB" w:rsidRPr="008E0FEB" w:rsidRDefault="008E0FEB" w:rsidP="008E0FEB">
      <w:pPr>
        <w:rPr>
          <w:rFonts w:ascii="Bell MT" w:hAnsi="Bell MT"/>
        </w:rPr>
      </w:pPr>
    </w:p>
    <w:p w14:paraId="4D919E51" w14:textId="62388BE5" w:rsidR="008E0FEB" w:rsidRDefault="008E0FEB" w:rsidP="008E0FEB">
      <w:pPr>
        <w:rPr>
          <w:rFonts w:ascii="Bell MT" w:hAnsi="Bell MT"/>
        </w:rPr>
      </w:pPr>
    </w:p>
    <w:p w14:paraId="3AA3091E" w14:textId="57D33C83" w:rsidR="00E458F2" w:rsidRDefault="00E458F2" w:rsidP="008E0FEB">
      <w:pPr>
        <w:rPr>
          <w:rFonts w:ascii="Bell MT" w:hAnsi="Bell MT"/>
        </w:rPr>
      </w:pPr>
      <w:r>
        <w:rPr>
          <w:rFonts w:ascii="Bell MT" w:hAnsi="Bell MT"/>
        </w:rPr>
        <w:t>El rombo puede estar relleno o no:</w:t>
      </w:r>
    </w:p>
    <w:p w14:paraId="73524424" w14:textId="4C385173" w:rsidR="00E458F2" w:rsidRPr="008E0FEB" w:rsidRDefault="009B4F2E" w:rsidP="008E0FEB">
      <w:pPr>
        <w:rPr>
          <w:rFonts w:ascii="Bell MT" w:hAnsi="Bell MT"/>
        </w:rPr>
      </w:pPr>
      <w:r>
        <w:rPr>
          <w:rFonts w:ascii="Bell MT" w:hAnsi="Bell MT"/>
        </w:rPr>
        <w:t xml:space="preserve">-Relleno: </w:t>
      </w:r>
      <w:r w:rsidR="00C67130">
        <w:rPr>
          <w:rFonts w:ascii="Bell MT" w:hAnsi="Bell MT"/>
        </w:rPr>
        <w:t>Las partes solo existen asociadas a un compuesto</w:t>
      </w:r>
      <w:r w:rsidR="00F05F62">
        <w:rPr>
          <w:rFonts w:ascii="Bell MT" w:hAnsi="Bell MT"/>
        </w:rPr>
        <w:t>. Una flota no puede existir sin coches</w:t>
      </w:r>
      <w:r w:rsidR="00BD72E7">
        <w:rPr>
          <w:rFonts w:ascii="Bell MT" w:hAnsi="Bell MT"/>
        </w:rPr>
        <w:t>.</w:t>
      </w:r>
    </w:p>
    <w:p w14:paraId="756EA575" w14:textId="7FE2618C" w:rsidR="008E0FEB" w:rsidRDefault="00BD72E7" w:rsidP="008E0FEB">
      <w:pPr>
        <w:rPr>
          <w:rFonts w:ascii="Bell MT" w:hAnsi="Bell MT"/>
        </w:rPr>
      </w:pPr>
      <w:r>
        <w:rPr>
          <w:rFonts w:ascii="Bell MT" w:hAnsi="Bell MT"/>
        </w:rPr>
        <w:t>-Vacío: Las partes pueden existir por separado. Las ruedas pueden estar (o no) puestas en el coche, pero las ruedas siguen existiendo y el coche también.</w:t>
      </w:r>
    </w:p>
    <w:p w14:paraId="6BB6C78A" w14:textId="77777777" w:rsidR="00BD72E7" w:rsidRDefault="00BD72E7" w:rsidP="008E0FEB">
      <w:pPr>
        <w:rPr>
          <w:rFonts w:ascii="Bell MT" w:hAnsi="Bell MT"/>
        </w:rPr>
      </w:pPr>
    </w:p>
    <w:p w14:paraId="6FC5AA5F" w14:textId="7B8B4EB6" w:rsidR="00BD72E7" w:rsidRDefault="00BD72E7" w:rsidP="008E0FEB">
      <w:pPr>
        <w:rPr>
          <w:rFonts w:ascii="Bell MT" w:hAnsi="Bell MT"/>
        </w:rPr>
      </w:pPr>
      <w:r>
        <w:rPr>
          <w:rFonts w:ascii="Bell MT" w:hAnsi="Bell MT"/>
        </w:rPr>
        <w:t xml:space="preserve">La diferenciación de estas relaciones es pura INTERPRETACIÓN, porque a nivel de código, </w:t>
      </w:r>
      <w:r w:rsidR="00F82945">
        <w:rPr>
          <w:rFonts w:ascii="Bell MT" w:hAnsi="Bell MT"/>
        </w:rPr>
        <w:t>son la misma asociación.</w:t>
      </w:r>
    </w:p>
    <w:p w14:paraId="2600DF85" w14:textId="622CDA4B" w:rsidR="006659F3" w:rsidRDefault="006659F3" w:rsidP="008E0FEB">
      <w:pPr>
        <w:rPr>
          <w:rFonts w:ascii="Bell MT" w:hAnsi="Bell MT"/>
        </w:rPr>
      </w:pPr>
    </w:p>
    <w:p w14:paraId="40C2F854" w14:textId="77777777" w:rsidR="00F82945" w:rsidRDefault="00F82945" w:rsidP="008E0FEB">
      <w:pPr>
        <w:rPr>
          <w:rFonts w:ascii="Bell MT" w:hAnsi="Bell MT"/>
        </w:rPr>
      </w:pPr>
    </w:p>
    <w:p w14:paraId="0B55E60C" w14:textId="77777777" w:rsidR="00F82945" w:rsidRDefault="00F82945" w:rsidP="008E0FEB">
      <w:pPr>
        <w:rPr>
          <w:rFonts w:ascii="Bell MT" w:hAnsi="Bell MT"/>
        </w:rPr>
      </w:pPr>
    </w:p>
    <w:p w14:paraId="7FF26EC6" w14:textId="77777777" w:rsidR="00F82945" w:rsidRDefault="00F82945" w:rsidP="008E0FEB">
      <w:pPr>
        <w:rPr>
          <w:rFonts w:ascii="Bell MT" w:hAnsi="Bell MT"/>
        </w:rPr>
      </w:pPr>
    </w:p>
    <w:p w14:paraId="530D3410" w14:textId="77777777" w:rsidR="00F82945" w:rsidRDefault="00F82945" w:rsidP="008E0FEB">
      <w:pPr>
        <w:rPr>
          <w:rFonts w:ascii="Bell MT" w:hAnsi="Bell MT"/>
        </w:rPr>
      </w:pPr>
    </w:p>
    <w:p w14:paraId="72EE394C" w14:textId="77777777" w:rsidR="00F82945" w:rsidRDefault="00F82945" w:rsidP="008E0FEB">
      <w:pPr>
        <w:rPr>
          <w:rFonts w:ascii="Bell MT" w:hAnsi="Bell MT"/>
        </w:rPr>
      </w:pPr>
    </w:p>
    <w:p w14:paraId="2A5A9020" w14:textId="38CBA007" w:rsidR="006659F3" w:rsidRDefault="006659F3" w:rsidP="00F82945">
      <w:pPr>
        <w:pStyle w:val="Ttulo1"/>
        <w:jc w:val="center"/>
        <w:rPr>
          <w:rFonts w:ascii="Bell MT" w:hAnsi="Bell MT"/>
          <w:b/>
          <w:bCs/>
        </w:rPr>
      </w:pPr>
      <w:bookmarkStart w:id="31" w:name="_Toc160552189"/>
      <w:r w:rsidRPr="00F82945">
        <w:rPr>
          <w:rFonts w:ascii="Bell MT" w:hAnsi="Bell MT"/>
          <w:b/>
          <w:bCs/>
        </w:rPr>
        <w:t>Relaci</w:t>
      </w:r>
      <w:r w:rsidR="00F82945" w:rsidRPr="00F82945">
        <w:rPr>
          <w:rFonts w:ascii="Bell MT" w:hAnsi="Bell MT"/>
          <w:b/>
          <w:bCs/>
        </w:rPr>
        <w:t>ones</w:t>
      </w:r>
      <w:r w:rsidRPr="00F82945">
        <w:rPr>
          <w:rFonts w:ascii="Bell MT" w:hAnsi="Bell MT"/>
          <w:b/>
          <w:bCs/>
        </w:rPr>
        <w:t xml:space="preserve"> de dependencia</w:t>
      </w:r>
      <w:bookmarkEnd w:id="31"/>
    </w:p>
    <w:p w14:paraId="6AE2BFF3" w14:textId="77777777" w:rsidR="00FE7B18" w:rsidRPr="00FE7B18" w:rsidRDefault="00FE7B18" w:rsidP="00FE7B18"/>
    <w:p w14:paraId="0A030881" w14:textId="069A52BC" w:rsidR="00FE7B18" w:rsidRDefault="00FE7B18" w:rsidP="00FE7B18">
      <w:r>
        <w:rPr>
          <w:rFonts w:ascii="Bell MT" w:hAnsi="Bell MT"/>
          <w:noProof/>
        </w:rPr>
        <w:drawing>
          <wp:inline distT="0" distB="0" distL="0" distR="0" wp14:anchorId="6CF02886" wp14:editId="13ACDB9B">
            <wp:extent cx="5953293" cy="7682593"/>
            <wp:effectExtent l="0" t="0" r="3175" b="1270"/>
            <wp:docPr id="1991239365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39365" name="Imagen 4" descr="Texto, Cart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06" cy="77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54FD" w14:textId="77777777" w:rsidR="006D3F09" w:rsidRDefault="006D3F09" w:rsidP="00FE7B18"/>
    <w:p w14:paraId="2B3DCDC3" w14:textId="77777777" w:rsidR="006D3F09" w:rsidRDefault="006D3F09" w:rsidP="006D3F09">
      <w:pPr>
        <w:rPr>
          <w:rFonts w:ascii="Bell MT" w:hAnsi="Bell MT"/>
        </w:rPr>
      </w:pPr>
      <w:r>
        <w:rPr>
          <w:rFonts w:ascii="Bell MT" w:hAnsi="Bell MT"/>
        </w:rPr>
        <w:t>Una instancia de una clase depende de otra.</w:t>
      </w:r>
    </w:p>
    <w:p w14:paraId="7D0B799E" w14:textId="77777777" w:rsidR="006D3F09" w:rsidRDefault="006D3F09" w:rsidP="006D3F09">
      <w:pPr>
        <w:rPr>
          <w:rFonts w:ascii="Bell MT" w:hAnsi="Bell MT"/>
        </w:rPr>
      </w:pPr>
      <w:r>
        <w:rPr>
          <w:rFonts w:ascii="Bell MT" w:hAnsi="Bell MT"/>
        </w:rPr>
        <w:t>Se representan con una flecha discontinua.</w:t>
      </w:r>
    </w:p>
    <w:p w14:paraId="69FD0F5C" w14:textId="26B73F79" w:rsidR="00FE7B18" w:rsidRPr="00191D88" w:rsidRDefault="006D3F09" w:rsidP="00F82945">
      <w:pPr>
        <w:rPr>
          <w:rFonts w:ascii="Bell MT" w:hAnsi="Bell MT"/>
        </w:rPr>
      </w:pPr>
      <w:r>
        <w:rPr>
          <w:rFonts w:ascii="Bell MT" w:hAnsi="Bell MT"/>
        </w:rPr>
        <w:t>Los roles de estas asociaciones suelen definirse con verbos como: Usar, importar, redefinir</w:t>
      </w:r>
      <w:r w:rsidR="00191D88">
        <w:rPr>
          <w:rFonts w:ascii="Bell MT" w:hAnsi="Bell MT"/>
        </w:rPr>
        <w:t>…</w:t>
      </w:r>
    </w:p>
    <w:p w14:paraId="2F004CD9" w14:textId="2D2D967A" w:rsidR="003E25E3" w:rsidRPr="008B67DE" w:rsidRDefault="003E25E3" w:rsidP="008B67DE">
      <w:pPr>
        <w:jc w:val="center"/>
        <w:rPr>
          <w:rFonts w:ascii="Bell MT" w:hAnsi="Bell MT"/>
          <w:color w:val="7030A0"/>
        </w:rPr>
      </w:pPr>
      <w:r w:rsidRPr="008B67DE">
        <w:rPr>
          <w:rFonts w:ascii="Bell MT" w:hAnsi="Bell MT"/>
          <w:color w:val="7030A0"/>
        </w:rPr>
        <w:t>EJEMPLO</w:t>
      </w:r>
    </w:p>
    <w:p w14:paraId="471E9A18" w14:textId="77777777" w:rsidR="006659F3" w:rsidRDefault="006659F3" w:rsidP="008E0FEB">
      <w:pPr>
        <w:rPr>
          <w:rFonts w:ascii="Bell MT" w:hAnsi="Bell MT"/>
        </w:rPr>
      </w:pP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905"/>
      </w:tblGrid>
      <w:tr w:rsidR="006659F3" w14:paraId="038A826E" w14:textId="77777777" w:rsidTr="00DB428D">
        <w:trPr>
          <w:trHeight w:val="474"/>
        </w:trPr>
        <w:tc>
          <w:tcPr>
            <w:tcW w:w="1905" w:type="dxa"/>
          </w:tcPr>
          <w:p w14:paraId="63350194" w14:textId="4CDF4F65" w:rsidR="006659F3" w:rsidRDefault="006659F3" w:rsidP="006659F3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TELEFONO</w:t>
            </w:r>
          </w:p>
        </w:tc>
      </w:tr>
      <w:tr w:rsidR="006659F3" w14:paraId="51E19A0E" w14:textId="77777777" w:rsidTr="00DB428D">
        <w:trPr>
          <w:trHeight w:val="474"/>
        </w:trPr>
        <w:tc>
          <w:tcPr>
            <w:tcW w:w="1905" w:type="dxa"/>
          </w:tcPr>
          <w:p w14:paraId="73BA6C82" w14:textId="77777777" w:rsidR="006659F3" w:rsidRDefault="006659F3" w:rsidP="006659F3">
            <w:pPr>
              <w:rPr>
                <w:rFonts w:ascii="Bell MT" w:hAnsi="Bell MT"/>
              </w:rPr>
            </w:pPr>
          </w:p>
        </w:tc>
      </w:tr>
      <w:tr w:rsidR="006659F3" w14:paraId="69BC82F8" w14:textId="77777777" w:rsidTr="00DB428D">
        <w:trPr>
          <w:trHeight w:val="474"/>
        </w:trPr>
        <w:tc>
          <w:tcPr>
            <w:tcW w:w="1905" w:type="dxa"/>
          </w:tcPr>
          <w:p w14:paraId="56DFFB67" w14:textId="77777777" w:rsidR="006659F3" w:rsidRDefault="006659F3" w:rsidP="006659F3">
            <w:pPr>
              <w:rPr>
                <w:rFonts w:ascii="Bell MT" w:hAnsi="Bell MT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Spec="center" w:tblpY="20"/>
        <w:tblW w:w="0" w:type="auto"/>
        <w:tblLook w:val="04A0" w:firstRow="1" w:lastRow="0" w:firstColumn="1" w:lastColumn="0" w:noHBand="0" w:noVBand="1"/>
      </w:tblPr>
      <w:tblGrid>
        <w:gridCol w:w="1867"/>
      </w:tblGrid>
      <w:tr w:rsidR="006659F3" w14:paraId="4A45D892" w14:textId="77777777" w:rsidTr="00DB428D">
        <w:trPr>
          <w:trHeight w:val="478"/>
        </w:trPr>
        <w:tc>
          <w:tcPr>
            <w:tcW w:w="1867" w:type="dxa"/>
          </w:tcPr>
          <w:p w14:paraId="61C128C4" w14:textId="27AC352D" w:rsidR="006659F3" w:rsidRDefault="006659F3" w:rsidP="006659F3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RED</w:t>
            </w:r>
          </w:p>
        </w:tc>
      </w:tr>
      <w:tr w:rsidR="006659F3" w14:paraId="26B11F2E" w14:textId="77777777" w:rsidTr="00DB428D">
        <w:trPr>
          <w:trHeight w:val="478"/>
        </w:trPr>
        <w:tc>
          <w:tcPr>
            <w:tcW w:w="1867" w:type="dxa"/>
          </w:tcPr>
          <w:p w14:paraId="74922C0F" w14:textId="77777777" w:rsidR="006659F3" w:rsidRDefault="006659F3" w:rsidP="006659F3">
            <w:pPr>
              <w:rPr>
                <w:rFonts w:ascii="Bell MT" w:hAnsi="Bell MT"/>
              </w:rPr>
            </w:pPr>
          </w:p>
        </w:tc>
      </w:tr>
      <w:tr w:rsidR="006659F3" w14:paraId="241D5F6A" w14:textId="77777777" w:rsidTr="00DB428D">
        <w:trPr>
          <w:trHeight w:val="478"/>
        </w:trPr>
        <w:tc>
          <w:tcPr>
            <w:tcW w:w="1867" w:type="dxa"/>
          </w:tcPr>
          <w:p w14:paraId="7405F88E" w14:textId="77777777" w:rsidR="006659F3" w:rsidRDefault="006659F3" w:rsidP="006659F3">
            <w:pPr>
              <w:rPr>
                <w:rFonts w:ascii="Bell MT" w:hAnsi="Bell MT"/>
              </w:rPr>
            </w:pPr>
          </w:p>
        </w:tc>
      </w:tr>
    </w:tbl>
    <w:p w14:paraId="7F29BEBD" w14:textId="055CF251" w:rsidR="006659F3" w:rsidRDefault="006659F3" w:rsidP="006659F3">
      <w:pPr>
        <w:tabs>
          <w:tab w:val="left" w:pos="3192"/>
        </w:tabs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C8C9E4" wp14:editId="214E01B4">
                <wp:simplePos x="0" y="0"/>
                <wp:positionH relativeFrom="column">
                  <wp:posOffset>1470660</wp:posOffset>
                </wp:positionH>
                <wp:positionV relativeFrom="paragraph">
                  <wp:posOffset>64770</wp:posOffset>
                </wp:positionV>
                <wp:extent cx="640080" cy="289560"/>
                <wp:effectExtent l="0" t="0" r="7620" b="15240"/>
                <wp:wrapNone/>
                <wp:docPr id="2116419165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F81072" w14:textId="2219A2D3" w:rsidR="006659F3" w:rsidRDefault="006659F3">
                            <w:r>
                              <w:t>&lt;USA&gt;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8C9E4" id="_x0000_s1034" type="#_x0000_t202" style="position:absolute;margin-left:115.8pt;margin-top:5.1pt;width:50.4pt;height:2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" fillcolor="white [3201]" strokeweight=".5pt">
                <v:textbox>
                  <w:txbxContent>
                    <w:p w14:paraId="4BF81072" w14:textId="2219A2D3" w:rsidR="006659F3" w:rsidRDefault="006659F3">
                      <w:r>
                        <w:t>&lt;USA&gt;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</w:rPr>
        <w:tab/>
      </w:r>
    </w:p>
    <w:p w14:paraId="5644DD6D" w14:textId="77777777" w:rsidR="00FE7B18" w:rsidRDefault="006659F3" w:rsidP="006659F3">
      <w:pPr>
        <w:tabs>
          <w:tab w:val="left" w:pos="3192"/>
        </w:tabs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1E3EE00" wp14:editId="069BB092">
                <wp:simplePos x="0" y="0"/>
                <wp:positionH relativeFrom="column">
                  <wp:posOffset>2306955</wp:posOffset>
                </wp:positionH>
                <wp:positionV relativeFrom="paragraph">
                  <wp:posOffset>254635</wp:posOffset>
                </wp:positionV>
                <wp:extent cx="114300" cy="149240"/>
                <wp:effectExtent l="38100" t="38100" r="0" b="41275"/>
                <wp:wrapNone/>
                <wp:docPr id="1377800684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4300" cy="14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1CE1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2" o:spid="_x0000_s1026" type="#_x0000_t75" style="position:absolute;margin-left:181.15pt;margin-top:19.55pt;width:9.95pt;height:12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">
                <v:imagedata r:id="rId14" o:title=""/>
              </v:shap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BA4F53" wp14:editId="6AFBF7C7">
                <wp:simplePos x="0" y="0"/>
                <wp:positionH relativeFrom="column">
                  <wp:posOffset>1264920</wp:posOffset>
                </wp:positionH>
                <wp:positionV relativeFrom="paragraph">
                  <wp:posOffset>321945</wp:posOffset>
                </wp:positionV>
                <wp:extent cx="1150620" cy="0"/>
                <wp:effectExtent l="0" t="0" r="17780" b="12700"/>
                <wp:wrapNone/>
                <wp:docPr id="831492076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2B69F" id="Conector recto de flecha 9" o:spid="_x0000_s1026" type="#_x0000_t32" style="position:absolute;margin-left:99.6pt;margin-top:25.35pt;width:90.6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" strokecolor="#ed7d31 [3205]">
                <v:stroke dashstyle="dash"/>
              </v:shape>
            </w:pict>
          </mc:Fallback>
        </mc:AlternateContent>
      </w:r>
    </w:p>
    <w:p w14:paraId="43E5C494" w14:textId="77777777" w:rsidR="00FE7B18" w:rsidRPr="00FE7B18" w:rsidRDefault="00FE7B18" w:rsidP="00FE7B18">
      <w:pPr>
        <w:rPr>
          <w:rFonts w:ascii="Bell MT" w:hAnsi="Bell MT"/>
        </w:rPr>
      </w:pPr>
    </w:p>
    <w:p w14:paraId="56C8FD91" w14:textId="77777777" w:rsidR="00FE7B18" w:rsidRPr="00FE7B18" w:rsidRDefault="00FE7B18" w:rsidP="00FE7B18">
      <w:pPr>
        <w:rPr>
          <w:rFonts w:ascii="Bell MT" w:hAnsi="Bell MT"/>
        </w:rPr>
      </w:pPr>
    </w:p>
    <w:p w14:paraId="63093992" w14:textId="77777777" w:rsidR="00FE7B18" w:rsidRPr="00FE7B18" w:rsidRDefault="00FE7B18" w:rsidP="00FE7B18">
      <w:pPr>
        <w:rPr>
          <w:rFonts w:ascii="Bell MT" w:hAnsi="Bell MT"/>
        </w:rPr>
      </w:pPr>
    </w:p>
    <w:p w14:paraId="396CBD5F" w14:textId="77777777" w:rsidR="00FE7B18" w:rsidRPr="00FE7B18" w:rsidRDefault="00FE7B18" w:rsidP="00FE7B18">
      <w:pPr>
        <w:rPr>
          <w:rFonts w:ascii="Bell MT" w:hAnsi="Bell MT"/>
        </w:rPr>
      </w:pPr>
    </w:p>
    <w:p w14:paraId="515C1E42" w14:textId="77777777" w:rsidR="00FE7B18" w:rsidRPr="00FE7B18" w:rsidRDefault="00FE7B18" w:rsidP="00FE7B18">
      <w:pPr>
        <w:rPr>
          <w:rFonts w:ascii="Bell MT" w:hAnsi="Bell MT"/>
        </w:rPr>
      </w:pPr>
    </w:p>
    <w:p w14:paraId="4286997C" w14:textId="0863B5E3" w:rsidR="00FE7B18" w:rsidRPr="00FE7B18" w:rsidRDefault="00191D88" w:rsidP="00FE7B18">
      <w:pPr>
        <w:rPr>
          <w:rFonts w:ascii="Bell MT" w:hAnsi="Bell MT"/>
        </w:rPr>
      </w:pPr>
      <w:r>
        <w:rPr>
          <w:rFonts w:ascii="Bell MT" w:hAnsi="Bell MT"/>
        </w:rPr>
        <w:t>El teléfono depende de la red para funcionar (eficientemente).</w:t>
      </w:r>
    </w:p>
    <w:p w14:paraId="124ED7A0" w14:textId="3BBF628C" w:rsidR="00FE7B18" w:rsidRPr="00FE7B18" w:rsidRDefault="002912A0" w:rsidP="00FE7B18">
      <w:pPr>
        <w:rPr>
          <w:rFonts w:ascii="Bell MT" w:hAnsi="Bell MT"/>
        </w:rPr>
      </w:pPr>
      <w:r>
        <w:rPr>
          <w:rFonts w:ascii="Bell MT" w:hAnsi="Bell MT"/>
        </w:rPr>
        <w:t>No la necesita para funcionar por sí solo, pero la red es lo que le da sentido al teléfono.</w:t>
      </w:r>
    </w:p>
    <w:p w14:paraId="6A476544" w14:textId="1503CC56" w:rsidR="00FE7B18" w:rsidRDefault="008B67DE" w:rsidP="00DB428D">
      <w:pPr>
        <w:pStyle w:val="Ttulo1"/>
        <w:jc w:val="center"/>
        <w:rPr>
          <w:rFonts w:ascii="Bell MT" w:hAnsi="Bell MT"/>
          <w:b/>
          <w:bCs/>
        </w:rPr>
      </w:pPr>
      <w:bookmarkStart w:id="32" w:name="_Toc160552190"/>
      <w:r w:rsidRPr="00DB428D">
        <w:rPr>
          <w:rFonts w:ascii="Bell MT" w:hAnsi="Bell MT"/>
          <w:b/>
          <w:bCs/>
        </w:rPr>
        <w:t>Diagramas de secuencia</w:t>
      </w:r>
      <w:bookmarkEnd w:id="32"/>
    </w:p>
    <w:p w14:paraId="4CEF6D10" w14:textId="77777777" w:rsidR="002019FF" w:rsidRPr="002019FF" w:rsidRDefault="002019FF" w:rsidP="002019FF"/>
    <w:p w14:paraId="3FDC3F33" w14:textId="28939504" w:rsidR="008B67DE" w:rsidRDefault="008B67DE" w:rsidP="00FE7B18">
      <w:pPr>
        <w:rPr>
          <w:rFonts w:ascii="Bell MT" w:hAnsi="Bell MT"/>
        </w:rPr>
      </w:pPr>
      <w:r>
        <w:rPr>
          <w:rFonts w:ascii="Bell MT" w:hAnsi="Bell MT"/>
        </w:rPr>
        <w:t>Plasman la secuencia de operación de algo</w:t>
      </w:r>
      <w:r w:rsidR="00EF15BC">
        <w:rPr>
          <w:rFonts w:ascii="Bell MT" w:hAnsi="Bell MT"/>
        </w:rPr>
        <w:t>; describen cómo debería funcionar una secuencia.</w:t>
      </w:r>
    </w:p>
    <w:p w14:paraId="47663D3A" w14:textId="62D05A51" w:rsidR="00EF15BC" w:rsidRDefault="00EF15BC" w:rsidP="00FE7B18">
      <w:pPr>
        <w:rPr>
          <w:rFonts w:ascii="Bell MT" w:hAnsi="Bell MT"/>
        </w:rPr>
      </w:pPr>
      <w:r>
        <w:rPr>
          <w:rFonts w:ascii="Bell MT" w:hAnsi="Bell MT"/>
        </w:rPr>
        <w:t>Se crean a partir de los diagramas de clases.</w:t>
      </w:r>
    </w:p>
    <w:p w14:paraId="2077A931" w14:textId="7EBE0DE7" w:rsidR="008B67DE" w:rsidRDefault="008B67DE" w:rsidP="00FE7B18">
      <w:pPr>
        <w:rPr>
          <w:rFonts w:ascii="Bell MT" w:hAnsi="Bell MT"/>
        </w:rPr>
      </w:pPr>
    </w:p>
    <w:p w14:paraId="1180BF26" w14:textId="507F9573" w:rsidR="00503AEF" w:rsidRPr="00866136" w:rsidRDefault="00503AEF" w:rsidP="00FE7B18">
      <w:pPr>
        <w:rPr>
          <w:rFonts w:ascii="Bell MT" w:hAnsi="Bell MT"/>
          <w:color w:val="7030A0"/>
          <w:sz w:val="28"/>
          <w:szCs w:val="28"/>
        </w:rPr>
      </w:pPr>
      <w:r w:rsidRPr="00866136">
        <w:rPr>
          <w:rFonts w:ascii="Bell MT" w:hAnsi="Bell MT"/>
          <w:color w:val="7030A0"/>
          <w:sz w:val="28"/>
          <w:szCs w:val="28"/>
        </w:rPr>
        <w:t>EJEMPLO: Creemos un diagrama de secuencia para la realización de una llamada</w:t>
      </w:r>
    </w:p>
    <w:tbl>
      <w:tblPr>
        <w:tblStyle w:val="Tablaconcuadrcula"/>
        <w:tblpPr w:leftFromText="141" w:rightFromText="141" w:vertAnchor="page" w:horzAnchor="page" w:tblpX="2302" w:tblpY="6855"/>
        <w:tblW w:w="0" w:type="auto"/>
        <w:tblLook w:val="04A0" w:firstRow="1" w:lastRow="0" w:firstColumn="1" w:lastColumn="0" w:noHBand="0" w:noVBand="1"/>
      </w:tblPr>
      <w:tblGrid>
        <w:gridCol w:w="1852"/>
      </w:tblGrid>
      <w:tr w:rsidR="004E1FDD" w14:paraId="03F7642D" w14:textId="77777777" w:rsidTr="002019FF">
        <w:trPr>
          <w:trHeight w:val="699"/>
        </w:trPr>
        <w:tc>
          <w:tcPr>
            <w:tcW w:w="1852" w:type="dxa"/>
            <w:vAlign w:val="center"/>
          </w:tcPr>
          <w:p w14:paraId="3AD47774" w14:textId="513E0838" w:rsidR="004E1FDD" w:rsidRDefault="004E1FDD" w:rsidP="002019FF">
            <w:pPr>
              <w:jc w:val="center"/>
              <w:rPr>
                <w:rFonts w:ascii="Bell MT" w:hAnsi="Bell MT"/>
              </w:rPr>
            </w:pPr>
            <w:r>
              <w:rPr>
                <w:rFonts w:ascii="Bell MT" w:hAnsi="Bell MT"/>
              </w:rPr>
              <w:t>TELEFONO</w:t>
            </w:r>
            <w:r w:rsidR="00FF282D">
              <w:rPr>
                <w:rFonts w:ascii="Bell MT" w:hAnsi="Bell MT"/>
              </w:rPr>
              <w:t>:</w:t>
            </w:r>
            <w:r>
              <w:rPr>
                <w:rFonts w:ascii="Bell MT" w:hAnsi="Bell MT"/>
              </w:rPr>
              <w:t xml:space="preserve"> Antonio</w:t>
            </w:r>
          </w:p>
        </w:tc>
      </w:tr>
    </w:tbl>
    <w:p w14:paraId="6358F59C" w14:textId="6F83E15E" w:rsidR="00FE7B18" w:rsidRPr="00FE7B18" w:rsidRDefault="00FE7B18" w:rsidP="00FE7B18">
      <w:pPr>
        <w:rPr>
          <w:rFonts w:ascii="Bell MT" w:hAnsi="Bell MT"/>
        </w:rPr>
      </w:pPr>
    </w:p>
    <w:tbl>
      <w:tblPr>
        <w:tblStyle w:val="Tablaconcuadrcula"/>
        <w:tblpPr w:leftFromText="141" w:rightFromText="141" w:vertAnchor="page" w:horzAnchor="margin" w:tblpXSpec="center" w:tblpY="6892"/>
        <w:tblW w:w="0" w:type="auto"/>
        <w:tblLook w:val="04A0" w:firstRow="1" w:lastRow="0" w:firstColumn="1" w:lastColumn="0" w:noHBand="0" w:noVBand="1"/>
      </w:tblPr>
      <w:tblGrid>
        <w:gridCol w:w="2058"/>
      </w:tblGrid>
      <w:tr w:rsidR="00FF282D" w14:paraId="4060FD4C" w14:textId="77777777" w:rsidTr="002019FF">
        <w:trPr>
          <w:trHeight w:val="684"/>
        </w:trPr>
        <w:tc>
          <w:tcPr>
            <w:tcW w:w="2058" w:type="dxa"/>
            <w:vAlign w:val="center"/>
          </w:tcPr>
          <w:p w14:paraId="2FFE0DB7" w14:textId="15873DA2" w:rsidR="00FF282D" w:rsidRDefault="00FF282D" w:rsidP="002019FF">
            <w:pPr>
              <w:jc w:val="center"/>
              <w:rPr>
                <w:rFonts w:ascii="Bell MT" w:hAnsi="Bell MT"/>
              </w:rPr>
            </w:pPr>
            <w:r>
              <w:rPr>
                <w:rFonts w:ascii="Bell MT" w:hAnsi="Bell MT"/>
              </w:rPr>
              <w:t>RED: Movistar</w:t>
            </w:r>
          </w:p>
        </w:tc>
      </w:tr>
    </w:tbl>
    <w:tbl>
      <w:tblPr>
        <w:tblStyle w:val="Tablaconcuadrcula"/>
        <w:tblpPr w:leftFromText="141" w:rightFromText="141" w:vertAnchor="page" w:horzAnchor="page" w:tblpX="7613" w:tblpY="6880"/>
        <w:tblOverlap w:val="never"/>
        <w:tblW w:w="0" w:type="auto"/>
        <w:tblLook w:val="04A0" w:firstRow="1" w:lastRow="0" w:firstColumn="1" w:lastColumn="0" w:noHBand="0" w:noVBand="1"/>
      </w:tblPr>
      <w:tblGrid>
        <w:gridCol w:w="1932"/>
      </w:tblGrid>
      <w:tr w:rsidR="00FF282D" w14:paraId="324DD7A4" w14:textId="77777777" w:rsidTr="002019FF">
        <w:trPr>
          <w:trHeight w:val="699"/>
        </w:trPr>
        <w:tc>
          <w:tcPr>
            <w:tcW w:w="1932" w:type="dxa"/>
            <w:vAlign w:val="center"/>
          </w:tcPr>
          <w:p w14:paraId="2EDEBEE3" w14:textId="77777777" w:rsidR="00FF282D" w:rsidRDefault="00FF282D" w:rsidP="002019FF">
            <w:pPr>
              <w:jc w:val="center"/>
              <w:rPr>
                <w:rFonts w:ascii="Bell MT" w:hAnsi="Bell MT"/>
              </w:rPr>
            </w:pPr>
            <w:r>
              <w:rPr>
                <w:rFonts w:ascii="Bell MT" w:hAnsi="Bell MT"/>
              </w:rPr>
              <w:t xml:space="preserve">TELEFONO: </w:t>
            </w:r>
            <w:proofErr w:type="spellStart"/>
            <w:r>
              <w:rPr>
                <w:rFonts w:ascii="Bell MT" w:hAnsi="Bell MT"/>
              </w:rPr>
              <w:t>Maria</w:t>
            </w:r>
            <w:proofErr w:type="spellEnd"/>
          </w:p>
        </w:tc>
      </w:tr>
    </w:tbl>
    <w:p w14:paraId="5516EECA" w14:textId="66D20389" w:rsidR="00FE7B18" w:rsidRPr="00FE7B18" w:rsidRDefault="00CC31DC" w:rsidP="00FE7B18">
      <w:pPr>
        <w:rPr>
          <w:rFonts w:ascii="Bell MT" w:hAnsi="Bell MT"/>
        </w:rPr>
      </w:pPr>
      <w:r>
        <w:rPr>
          <w:rFonts w:ascii="Bell MT" w:hAnsi="Bell MT"/>
          <w:noProof/>
        </w:rPr>
        <w:drawing>
          <wp:anchor distT="0" distB="0" distL="114300" distR="114300" simplePos="0" relativeHeight="251704320" behindDoc="0" locked="0" layoutInCell="1" allowOverlap="1" wp14:anchorId="2138703E" wp14:editId="702A3A4E">
            <wp:simplePos x="0" y="0"/>
            <wp:positionH relativeFrom="column">
              <wp:posOffset>5853793</wp:posOffset>
            </wp:positionH>
            <wp:positionV relativeFrom="paragraph">
              <wp:posOffset>92891</wp:posOffset>
            </wp:positionV>
            <wp:extent cx="498022" cy="498022"/>
            <wp:effectExtent l="0" t="0" r="0" b="0"/>
            <wp:wrapSquare wrapText="bothSides"/>
            <wp:docPr id="1109170518" name="Gráfico 6" descr="Mujer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70518" name="Gráfico 1109170518" descr="Mujer con relleno sólido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22" cy="498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ell MT" w:hAnsi="Bell MT"/>
          <w:noProof/>
        </w:rPr>
        <w:drawing>
          <wp:anchor distT="0" distB="0" distL="114300" distR="114300" simplePos="0" relativeHeight="251703296" behindDoc="0" locked="0" layoutInCell="1" allowOverlap="1" wp14:anchorId="5A5E9DA7" wp14:editId="52EB314C">
            <wp:simplePos x="0" y="0"/>
            <wp:positionH relativeFrom="column">
              <wp:posOffset>-154577</wp:posOffset>
            </wp:positionH>
            <wp:positionV relativeFrom="paragraph">
              <wp:posOffset>100965</wp:posOffset>
            </wp:positionV>
            <wp:extent cx="489585" cy="489585"/>
            <wp:effectExtent l="0" t="0" r="0" b="5715"/>
            <wp:wrapSquare wrapText="bothSides"/>
            <wp:docPr id="554461933" name="Gráfico 5" descr="Hombre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61933" name="Gráfico 554461933" descr="Hombre con relleno sólido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96DDC" w14:textId="2041263C" w:rsidR="00FE7B18" w:rsidRPr="00FE7B18" w:rsidRDefault="00FE7B18" w:rsidP="00FE7B18">
      <w:pPr>
        <w:rPr>
          <w:rFonts w:ascii="Bell MT" w:hAnsi="Bell MT"/>
        </w:rPr>
      </w:pPr>
    </w:p>
    <w:p w14:paraId="73AA05C9" w14:textId="56F0F2D6" w:rsidR="00FE7B18" w:rsidRPr="00FE7B18" w:rsidRDefault="00FE7B18" w:rsidP="00FE7B18">
      <w:pPr>
        <w:rPr>
          <w:rFonts w:ascii="Bell MT" w:hAnsi="Bell MT"/>
        </w:rPr>
      </w:pPr>
    </w:p>
    <w:p w14:paraId="6E18F406" w14:textId="2124D126" w:rsidR="00FE7B18" w:rsidRPr="00FE7B18" w:rsidRDefault="00FE7B18" w:rsidP="00FE7B18">
      <w:pPr>
        <w:rPr>
          <w:rFonts w:ascii="Bell MT" w:hAnsi="Bell MT"/>
        </w:rPr>
      </w:pPr>
    </w:p>
    <w:p w14:paraId="6944008E" w14:textId="1C785F78" w:rsidR="00FE7B18" w:rsidRPr="00FE7B18" w:rsidRDefault="00CE2B8B" w:rsidP="00FE7B18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74A7788" wp14:editId="393BD552">
                <wp:simplePos x="0" y="0"/>
                <wp:positionH relativeFrom="column">
                  <wp:posOffset>89535</wp:posOffset>
                </wp:positionH>
                <wp:positionV relativeFrom="paragraph">
                  <wp:posOffset>101691</wp:posOffset>
                </wp:positionV>
                <wp:extent cx="1175657" cy="296545"/>
                <wp:effectExtent l="0" t="0" r="0" b="0"/>
                <wp:wrapNone/>
                <wp:docPr id="196333525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657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34CCC3" w14:textId="708F2908" w:rsidR="00BA515B" w:rsidRPr="00BA515B" w:rsidRDefault="00BA515B" w:rsidP="00BA515B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 w:rsidRPr="00BA515B"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Llamar (A María)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A7788" id="_x0000_s1035" type="#_x0000_t202" style="position:absolute;margin-left:7.05pt;margin-top:8pt;width:92.55pt;height:23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" filled="f" stroked="f" strokeweight=".5pt">
                <v:textbox>
                  <w:txbxContent>
                    <w:p w14:paraId="1234CCC3" w14:textId="708F2908" w:rsidR="00BA515B" w:rsidRPr="00BA515B" w:rsidRDefault="00BA515B" w:rsidP="00BA515B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 w:rsidRPr="00BA515B">
                        <w:rPr>
                          <w:rFonts w:ascii="Bell MT" w:hAnsi="Bell MT"/>
                          <w:sz w:val="20"/>
                          <w:szCs w:val="20"/>
                        </w:rPr>
                        <w:t>Llamar (A María)</w:t>
                      </w:r>
                    </w:p>
                  </w:txbxContent>
                </v:textbox>
              </v:shape>
            </w:pict>
          </mc:Fallback>
        </mc:AlternateContent>
      </w:r>
      <w:r w:rsidR="00894FC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109BD0C" wp14:editId="0237AE63">
                <wp:simplePos x="0" y="0"/>
                <wp:positionH relativeFrom="column">
                  <wp:posOffset>1665515</wp:posOffset>
                </wp:positionH>
                <wp:positionV relativeFrom="paragraph">
                  <wp:posOffset>109764</wp:posOffset>
                </wp:positionV>
                <wp:extent cx="1069522" cy="296545"/>
                <wp:effectExtent l="0" t="0" r="0" b="0"/>
                <wp:wrapNone/>
                <wp:docPr id="1821554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522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3B0802" w14:textId="3CD8BF0B" w:rsidR="00894FCF" w:rsidRPr="00BA515B" w:rsidRDefault="00894FCF" w:rsidP="00894FCF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 w:rsidRPr="00BA515B"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Llama</w:t>
                            </w: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da</w:t>
                            </w:r>
                            <w:r w:rsidRPr="00BA515B"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 xml:space="preserve"> (María)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9BD0C" id="_x0000_s1036" type="#_x0000_t202" style="position:absolute;margin-left:131.15pt;margin-top:8.65pt;width:84.2pt;height:23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" filled="f" stroked="f" strokeweight=".5pt">
                <v:textbox>
                  <w:txbxContent>
                    <w:p w14:paraId="193B0802" w14:textId="3CD8BF0B" w:rsidR="00894FCF" w:rsidRPr="00BA515B" w:rsidRDefault="00894FCF" w:rsidP="00894FCF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 w:rsidRPr="00BA515B">
                        <w:rPr>
                          <w:rFonts w:ascii="Bell MT" w:hAnsi="Bell MT"/>
                          <w:sz w:val="20"/>
                          <w:szCs w:val="20"/>
                        </w:rPr>
                        <w:t>Llama</w:t>
                      </w: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da</w:t>
                      </w:r>
                      <w:r w:rsidRPr="00BA515B">
                        <w:rPr>
                          <w:rFonts w:ascii="Bell MT" w:hAnsi="Bell MT"/>
                          <w:sz w:val="20"/>
                          <w:szCs w:val="20"/>
                        </w:rPr>
                        <w:t xml:space="preserve"> (María)</w:t>
                      </w:r>
                    </w:p>
                  </w:txbxContent>
                </v:textbox>
              </v:shape>
            </w:pict>
          </mc:Fallback>
        </mc:AlternateContent>
      </w:r>
      <w:r w:rsidR="008202D4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480B53" wp14:editId="41E543F5">
                <wp:simplePos x="0" y="0"/>
                <wp:positionH relativeFrom="column">
                  <wp:posOffset>6115050</wp:posOffset>
                </wp:positionH>
                <wp:positionV relativeFrom="paragraph">
                  <wp:posOffset>104594</wp:posOffset>
                </wp:positionV>
                <wp:extent cx="0" cy="3649436"/>
                <wp:effectExtent l="0" t="0" r="12700" b="8255"/>
                <wp:wrapNone/>
                <wp:docPr id="458335711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0C8654" id="Conector recto 7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1.5pt,8.25pt" to="481.5pt,29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" strokecolor="#ed7d31 [3205]" strokeweight=".5pt">
                <v:stroke joinstyle="miter"/>
              </v:line>
            </w:pict>
          </mc:Fallback>
        </mc:AlternateContent>
      </w:r>
      <w:r w:rsidR="008202D4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5B74690" wp14:editId="782995D8">
                <wp:simplePos x="0" y="0"/>
                <wp:positionH relativeFrom="column">
                  <wp:posOffset>4784181</wp:posOffset>
                </wp:positionH>
                <wp:positionV relativeFrom="paragraph">
                  <wp:posOffset>104412</wp:posOffset>
                </wp:positionV>
                <wp:extent cx="0" cy="3649436"/>
                <wp:effectExtent l="0" t="0" r="12700" b="8255"/>
                <wp:wrapNone/>
                <wp:docPr id="259951501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9298CC" id="Conector recto 7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7pt,8.2pt" to="376.7pt,29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" strokecolor="#ed7d31 [3205]" strokeweight=".5pt">
                <v:stroke joinstyle="miter"/>
              </v:line>
            </w:pict>
          </mc:Fallback>
        </mc:AlternateContent>
      </w:r>
      <w:r w:rsidR="008202D4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8D7F02" wp14:editId="6A1A3CD4">
                <wp:simplePos x="0" y="0"/>
                <wp:positionH relativeFrom="column">
                  <wp:posOffset>3061607</wp:posOffset>
                </wp:positionH>
                <wp:positionV relativeFrom="paragraph">
                  <wp:posOffset>98334</wp:posOffset>
                </wp:positionV>
                <wp:extent cx="0" cy="3649436"/>
                <wp:effectExtent l="0" t="0" r="12700" b="8255"/>
                <wp:wrapNone/>
                <wp:docPr id="1374639950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EA4DFE" id="Conector recto 7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05pt,7.75pt" to="241.05pt,29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" strokecolor="#ed7d31 [3205]" strokeweight=".5pt">
                <v:stroke joinstyle="miter"/>
              </v:line>
            </w:pict>
          </mc:Fallback>
        </mc:AlternateContent>
      </w:r>
      <w:r w:rsidR="008202D4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1E5B51" wp14:editId="7770C09B">
                <wp:simplePos x="0" y="0"/>
                <wp:positionH relativeFrom="column">
                  <wp:posOffset>1330779</wp:posOffset>
                </wp:positionH>
                <wp:positionV relativeFrom="paragraph">
                  <wp:posOffset>102144</wp:posOffset>
                </wp:positionV>
                <wp:extent cx="0" cy="3649436"/>
                <wp:effectExtent l="0" t="0" r="12700" b="8255"/>
                <wp:wrapNone/>
                <wp:docPr id="93647218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F2A23" id="Conector recto 7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8pt,8.05pt" to="104.8pt,29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" strokecolor="#ed7d31 [3205]" strokeweight=".5pt">
                <v:stroke joinstyle="miter"/>
              </v:line>
            </w:pict>
          </mc:Fallback>
        </mc:AlternateContent>
      </w:r>
      <w:r w:rsidR="008202D4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E1E7976" wp14:editId="045C5DD3">
                <wp:simplePos x="0" y="0"/>
                <wp:positionH relativeFrom="column">
                  <wp:posOffset>65314</wp:posOffset>
                </wp:positionH>
                <wp:positionV relativeFrom="paragraph">
                  <wp:posOffset>101600</wp:posOffset>
                </wp:positionV>
                <wp:extent cx="0" cy="3649436"/>
                <wp:effectExtent l="0" t="0" r="12700" b="8255"/>
                <wp:wrapNone/>
                <wp:docPr id="965067122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B3CFAF" id="Conector recto 7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5pt,8pt" to="5.15pt,29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" strokecolor="#ed7d31 [3205]" strokeweight=".5pt">
                <v:stroke joinstyle="miter"/>
              </v:line>
            </w:pict>
          </mc:Fallback>
        </mc:AlternateContent>
      </w:r>
    </w:p>
    <w:p w14:paraId="660313C5" w14:textId="2D28EC6D" w:rsidR="00FE7B18" w:rsidRPr="00FE7B18" w:rsidRDefault="00207F56" w:rsidP="00FE7B18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FCF5AE" wp14:editId="29E36932">
                <wp:simplePos x="0" y="0"/>
                <wp:positionH relativeFrom="column">
                  <wp:posOffset>2971800</wp:posOffset>
                </wp:positionH>
                <wp:positionV relativeFrom="paragraph">
                  <wp:posOffset>62684</wp:posOffset>
                </wp:positionV>
                <wp:extent cx="147864" cy="1632857"/>
                <wp:effectExtent l="0" t="0" r="5080" b="5715"/>
                <wp:wrapNone/>
                <wp:docPr id="16257733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64" cy="163285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8B854" id="Rectángulo 19" o:spid="_x0000_s1026" style="position:absolute;margin-left:234pt;margin-top:4.95pt;width:11.65pt;height:128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" fillcolor="#ed7d31 [3205]" stroked="f"/>
            </w:pict>
          </mc:Fallback>
        </mc:AlternateContent>
      </w:r>
      <w:r w:rsidR="00DD312B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0DB9C4" wp14:editId="7C914BFF">
                <wp:simplePos x="0" y="0"/>
                <wp:positionH relativeFrom="column">
                  <wp:posOffset>1265464</wp:posOffset>
                </wp:positionH>
                <wp:positionV relativeFrom="paragraph">
                  <wp:posOffset>62684</wp:posOffset>
                </wp:positionV>
                <wp:extent cx="147865" cy="2971800"/>
                <wp:effectExtent l="0" t="0" r="5080" b="0"/>
                <wp:wrapNone/>
                <wp:docPr id="1095562574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65" cy="29718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1D86E" id="Rectángulo 19" o:spid="_x0000_s1026" style="position:absolute;margin-left:99.65pt;margin-top:4.95pt;width:11.65pt;height:23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" fillcolor="#ed7d31 [3205]" stroked="f"/>
            </w:pict>
          </mc:Fallback>
        </mc:AlternateContent>
      </w:r>
      <w:r w:rsidR="00CC7DA7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84DD73B" wp14:editId="50C5F624">
                <wp:simplePos x="0" y="0"/>
                <wp:positionH relativeFrom="column">
                  <wp:posOffset>1412420</wp:posOffset>
                </wp:positionH>
                <wp:positionV relativeFrom="paragraph">
                  <wp:posOffset>158841</wp:posOffset>
                </wp:positionV>
                <wp:extent cx="1559379" cy="0"/>
                <wp:effectExtent l="0" t="76200" r="0" b="88900"/>
                <wp:wrapNone/>
                <wp:docPr id="152633657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9379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F30D4" id="Conector recto de flecha 9" o:spid="_x0000_s1026" type="#_x0000_t32" style="position:absolute;margin-left:111.2pt;margin-top:12.5pt;width:122.8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" strokecolor="#70ad47 [3209]">
                <v:stroke endarrow="open"/>
              </v:shape>
            </w:pict>
          </mc:Fallback>
        </mc:AlternateContent>
      </w:r>
      <w:r w:rsidR="00CC7DA7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5B2C7F" wp14:editId="3B4AA9EA">
                <wp:simplePos x="0" y="0"/>
                <wp:positionH relativeFrom="column">
                  <wp:posOffset>65313</wp:posOffset>
                </wp:positionH>
                <wp:positionV relativeFrom="paragraph">
                  <wp:posOffset>160655</wp:posOffset>
                </wp:positionV>
                <wp:extent cx="1159329" cy="0"/>
                <wp:effectExtent l="0" t="76200" r="0" b="88900"/>
                <wp:wrapNone/>
                <wp:docPr id="1464401903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9329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AEE29C" id="Conector recto de flecha 8" o:spid="_x0000_s1026" type="#_x0000_t32" style="position:absolute;margin-left:5.15pt;margin-top:12.65pt;width:91.3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" strokecolor="#70ad47 [3209]">
                <v:stroke endarrow="open"/>
              </v:shape>
            </w:pict>
          </mc:Fallback>
        </mc:AlternateContent>
      </w:r>
    </w:p>
    <w:p w14:paraId="521C66A3" w14:textId="1644D77D" w:rsidR="00FE7B18" w:rsidRPr="00FE7B18" w:rsidRDefault="00FE7B18" w:rsidP="00FE7B18">
      <w:pPr>
        <w:rPr>
          <w:rFonts w:ascii="Bell MT" w:hAnsi="Bell MT"/>
        </w:rPr>
      </w:pPr>
    </w:p>
    <w:p w14:paraId="0A534509" w14:textId="5373F8B8" w:rsidR="00FE7B18" w:rsidRPr="00FE7B18" w:rsidRDefault="00B961C4" w:rsidP="00FE7B18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6991C3D" wp14:editId="7FF07D40">
                <wp:simplePos x="0" y="0"/>
                <wp:positionH relativeFrom="column">
                  <wp:posOffset>3298372</wp:posOffset>
                </wp:positionH>
                <wp:positionV relativeFrom="paragraph">
                  <wp:posOffset>164465</wp:posOffset>
                </wp:positionV>
                <wp:extent cx="987788" cy="228600"/>
                <wp:effectExtent l="0" t="0" r="0" b="0"/>
                <wp:wrapNone/>
                <wp:docPr id="4739739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788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634F3" w14:textId="24F929E7" w:rsidR="00B961C4" w:rsidRPr="00BA515B" w:rsidRDefault="00B961C4" w:rsidP="00B961C4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Está conectada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91C3D" id="_x0000_s1037" type="#_x0000_t202" style="position:absolute;margin-left:259.7pt;margin-top:12.95pt;width:77.8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" filled="f" stroked="f" strokeweight=".5pt">
                <v:textbox>
                  <w:txbxContent>
                    <w:p w14:paraId="612634F3" w14:textId="24F929E7" w:rsidR="00B961C4" w:rsidRPr="00BA515B" w:rsidRDefault="00B961C4" w:rsidP="00B961C4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Está conectada</w:t>
                      </w:r>
                    </w:p>
                  </w:txbxContent>
                </v:textbox>
              </v:shape>
            </w:pict>
          </mc:Fallback>
        </mc:AlternateContent>
      </w:r>
      <w:r w:rsidR="00016DB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A6132D6" wp14:editId="43D8ABB0">
                <wp:simplePos x="0" y="0"/>
                <wp:positionH relativeFrom="column">
                  <wp:posOffset>3119664</wp:posOffset>
                </wp:positionH>
                <wp:positionV relativeFrom="paragraph">
                  <wp:posOffset>156301</wp:posOffset>
                </wp:positionV>
                <wp:extent cx="129722" cy="277585"/>
                <wp:effectExtent l="0" t="0" r="124460" b="90805"/>
                <wp:wrapNone/>
                <wp:docPr id="205782741" name="Conector 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22" cy="277585"/>
                        </a:xfrm>
                        <a:prstGeom prst="bentConnector3">
                          <a:avLst>
                            <a:gd name="adj1" fmla="val 185387"/>
                          </a:avLst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57722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8" o:spid="_x0000_s1026" type="#_x0000_t34" style="position:absolute;margin-left:245.65pt;margin-top:12.3pt;width:10.2pt;height:21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" adj="40044" strokecolor="#ffc000 [3207]">
                <v:stroke endarrow="open" joinstyle="round"/>
              </v:shape>
            </w:pict>
          </mc:Fallback>
        </mc:AlternateContent>
      </w:r>
    </w:p>
    <w:p w14:paraId="17AE1F6C" w14:textId="2EB6413D" w:rsidR="00FE7B18" w:rsidRPr="00FE7B18" w:rsidRDefault="00FE7B18" w:rsidP="00BA515B">
      <w:pPr>
        <w:ind w:firstLine="708"/>
        <w:rPr>
          <w:rFonts w:ascii="Bell MT" w:hAnsi="Bell MT"/>
        </w:rPr>
      </w:pPr>
    </w:p>
    <w:p w14:paraId="02FC921B" w14:textId="74AAA70F" w:rsidR="00FE7B18" w:rsidRPr="00FE7B18" w:rsidRDefault="00FE7B18" w:rsidP="00FE7B18">
      <w:pPr>
        <w:rPr>
          <w:rFonts w:ascii="Bell MT" w:hAnsi="Bell MT"/>
        </w:rPr>
      </w:pPr>
    </w:p>
    <w:p w14:paraId="2907998F" w14:textId="29C17406" w:rsidR="00FE7B18" w:rsidRPr="00FE7B18" w:rsidRDefault="00CD7B9C" w:rsidP="00B961C4">
      <w:pPr>
        <w:tabs>
          <w:tab w:val="left" w:pos="3677"/>
          <w:tab w:val="left" w:pos="8666"/>
        </w:tabs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1C62788" wp14:editId="135CE1D0">
                <wp:simplePos x="0" y="0"/>
                <wp:positionH relativeFrom="column">
                  <wp:posOffset>3403872</wp:posOffset>
                </wp:positionH>
                <wp:positionV relativeFrom="paragraph">
                  <wp:posOffset>62774</wp:posOffset>
                </wp:positionV>
                <wp:extent cx="1053193" cy="228600"/>
                <wp:effectExtent l="0" t="0" r="0" b="0"/>
                <wp:wrapNone/>
                <wp:docPr id="103374943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193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DF5A6" w14:textId="7F1BE213" w:rsidR="00CD7B9C" w:rsidRPr="00BA515B" w:rsidRDefault="00CD7B9C" w:rsidP="00CD7B9C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SONAR (María)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62788" id="_x0000_s1038" type="#_x0000_t202" style="position:absolute;margin-left:268pt;margin-top:4.95pt;width:82.95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" filled="f" stroked="f" strokeweight=".5pt">
                <v:textbox>
                  <w:txbxContent>
                    <w:p w14:paraId="3AFDF5A6" w14:textId="7F1BE213" w:rsidR="00CD7B9C" w:rsidRPr="00BA515B" w:rsidRDefault="00CD7B9C" w:rsidP="00CD7B9C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SONAR (María)</w:t>
                      </w:r>
                    </w:p>
                  </w:txbxContent>
                </v:textbox>
              </v:shape>
            </w:pict>
          </mc:Fallback>
        </mc:AlternateContent>
      </w:r>
      <w:r w:rsidR="00207F56">
        <w:rPr>
          <w:rFonts w:ascii="Bell MT" w:hAnsi="Bell MT"/>
        </w:rPr>
        <w:tab/>
      </w:r>
      <w:r w:rsidR="00B961C4">
        <w:rPr>
          <w:rFonts w:ascii="Bell MT" w:hAnsi="Bell MT"/>
        </w:rPr>
        <w:tab/>
      </w:r>
    </w:p>
    <w:p w14:paraId="062C2D89" w14:textId="7D8CC824" w:rsidR="00FE7B18" w:rsidRPr="00FE7B18" w:rsidRDefault="00021561" w:rsidP="00021561">
      <w:pPr>
        <w:tabs>
          <w:tab w:val="left" w:pos="8666"/>
        </w:tabs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A7E3947" wp14:editId="310055DF">
                <wp:simplePos x="0" y="0"/>
                <wp:positionH relativeFrom="column">
                  <wp:posOffset>5135245</wp:posOffset>
                </wp:positionH>
                <wp:positionV relativeFrom="paragraph">
                  <wp:posOffset>58420</wp:posOffset>
                </wp:positionV>
                <wp:extent cx="718457" cy="365579"/>
                <wp:effectExtent l="0" t="0" r="0" b="0"/>
                <wp:wrapNone/>
                <wp:docPr id="164660904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3655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16E9D6" w14:textId="21BA6CD7" w:rsidR="00021561" w:rsidRPr="00BA515B" w:rsidRDefault="00021561" w:rsidP="00021561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Descolgar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3947" id="_x0000_s1039" type="#_x0000_t202" style="position:absolute;margin-left:404.35pt;margin-top:4.6pt;width:56.55pt;height:28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" filled="f" stroked="f" strokeweight=".5pt">
                <v:textbox>
                  <w:txbxContent>
                    <w:p w14:paraId="3D16E9D6" w14:textId="21BA6CD7" w:rsidR="00021561" w:rsidRPr="00BA515B" w:rsidRDefault="00021561" w:rsidP="00021561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Descolgar</w:t>
                      </w:r>
                    </w:p>
                  </w:txbxContent>
                </v:textbox>
              </v:shape>
            </w:pict>
          </mc:Fallback>
        </mc:AlternateContent>
      </w:r>
      <w:r w:rsidR="00BB7984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C3E56F5" wp14:editId="6D22AF41">
                <wp:simplePos x="0" y="0"/>
                <wp:positionH relativeFrom="column">
                  <wp:posOffset>4710793</wp:posOffset>
                </wp:positionH>
                <wp:positionV relativeFrom="paragraph">
                  <wp:posOffset>17599</wp:posOffset>
                </wp:positionV>
                <wp:extent cx="156028" cy="620395"/>
                <wp:effectExtent l="0" t="0" r="0" b="1905"/>
                <wp:wrapNone/>
                <wp:docPr id="2031560595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28" cy="62039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7C51E" id="Rectángulo 19" o:spid="_x0000_s1026" style="position:absolute;margin-left:370.95pt;margin-top:1.4pt;width:12.3pt;height:48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" fillcolor="#ed7d31 [3205]" stroked="f"/>
            </w:pict>
          </mc:Fallback>
        </mc:AlternateContent>
      </w:r>
      <w:r w:rsidR="006F1CA0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40B8B2" wp14:editId="0BE0D098">
                <wp:simplePos x="0" y="0"/>
                <wp:positionH relativeFrom="column">
                  <wp:posOffset>3061335</wp:posOffset>
                </wp:positionH>
                <wp:positionV relativeFrom="paragraph">
                  <wp:posOffset>123553</wp:posOffset>
                </wp:positionV>
                <wp:extent cx="1632857" cy="0"/>
                <wp:effectExtent l="0" t="63500" r="0" b="76200"/>
                <wp:wrapNone/>
                <wp:docPr id="1666430021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285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A3C22" id="Conector recto de flecha 10" o:spid="_x0000_s1026" type="#_x0000_t32" style="position:absolute;margin-left:241.05pt;margin-top:9.75pt;width:128.55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" strokecolor="white [3212]" strokeweight=".5pt">
                <v:stroke endarrow="block" joinstyle="miter"/>
              </v:shape>
            </w:pict>
          </mc:Fallback>
        </mc:AlternateContent>
      </w:r>
      <w:r>
        <w:rPr>
          <w:rFonts w:ascii="Bell MT" w:hAnsi="Bell MT"/>
        </w:rPr>
        <w:tab/>
      </w:r>
    </w:p>
    <w:p w14:paraId="6C09FB1E" w14:textId="4453C59C" w:rsidR="00FE7B18" w:rsidRDefault="00CE2B8B" w:rsidP="006659F3">
      <w:pPr>
        <w:tabs>
          <w:tab w:val="left" w:pos="3192"/>
        </w:tabs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B1D4F43" wp14:editId="140B6F02">
                <wp:simplePos x="0" y="0"/>
                <wp:positionH relativeFrom="column">
                  <wp:posOffset>3119664</wp:posOffset>
                </wp:positionH>
                <wp:positionV relativeFrom="paragraph">
                  <wp:posOffset>109220</wp:posOffset>
                </wp:positionV>
                <wp:extent cx="1665514" cy="228600"/>
                <wp:effectExtent l="0" t="0" r="0" b="0"/>
                <wp:wrapNone/>
                <wp:docPr id="16096085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5514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D6FC3" w14:textId="74AD8EB9" w:rsidR="00941F12" w:rsidRPr="00BA515B" w:rsidRDefault="00CE2B8B" w:rsidP="00941F12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Aceptar llamada (Aceptada)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4F43" id="_x0000_s1040" type="#_x0000_t202" style="position:absolute;margin-left:245.65pt;margin-top:8.6pt;width:131.15pt;height:1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" filled="f" stroked="f" strokeweight=".5pt">
                <v:textbox>
                  <w:txbxContent>
                    <w:p w14:paraId="38AD6FC3" w14:textId="74AD8EB9" w:rsidR="00941F12" w:rsidRPr="00BA515B" w:rsidRDefault="00CE2B8B" w:rsidP="00941F12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Aceptar llamada (Aceptada)</w:t>
                      </w:r>
                    </w:p>
                  </w:txbxContent>
                </v:textbox>
              </v:shape>
            </w:pict>
          </mc:Fallback>
        </mc:AlternateContent>
      </w:r>
      <w:r w:rsidR="007E7323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4925D2" wp14:editId="46938045">
                <wp:simplePos x="0" y="0"/>
                <wp:positionH relativeFrom="column">
                  <wp:posOffset>1665514</wp:posOffset>
                </wp:positionH>
                <wp:positionV relativeFrom="paragraph">
                  <wp:posOffset>76654</wp:posOffset>
                </wp:positionV>
                <wp:extent cx="1167493" cy="296545"/>
                <wp:effectExtent l="0" t="0" r="0" b="0"/>
                <wp:wrapNone/>
                <wp:docPr id="89422016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7493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3D913" w14:textId="2327375D" w:rsidR="007E7323" w:rsidRPr="00BA515B" w:rsidRDefault="007E7323" w:rsidP="007E7323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Llamada aceptada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925D2" id="_x0000_s1041" type="#_x0000_t202" style="position:absolute;margin-left:131.15pt;margin-top:6.05pt;width:91.95pt;height:23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" filled="f" stroked="f" strokeweight=".5pt">
                <v:textbox>
                  <w:txbxContent>
                    <w:p w14:paraId="6673D913" w14:textId="2327375D" w:rsidR="007E7323" w:rsidRPr="00BA515B" w:rsidRDefault="007E7323" w:rsidP="007E7323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Llamada aceptada</w:t>
                      </w:r>
                    </w:p>
                  </w:txbxContent>
                </v:textbox>
              </v:shape>
            </w:pict>
          </mc:Fallback>
        </mc:AlternateContent>
      </w:r>
    </w:p>
    <w:p w14:paraId="00CF88BF" w14:textId="2B7F0E49" w:rsidR="00FE7B18" w:rsidRDefault="00CD7B9C" w:rsidP="006659F3">
      <w:pPr>
        <w:tabs>
          <w:tab w:val="left" w:pos="3192"/>
        </w:tabs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3BC052" wp14:editId="765C91BC">
                <wp:simplePos x="0" y="0"/>
                <wp:positionH relativeFrom="column">
                  <wp:posOffset>3115945</wp:posOffset>
                </wp:positionH>
                <wp:positionV relativeFrom="paragraph">
                  <wp:posOffset>157480</wp:posOffset>
                </wp:positionV>
                <wp:extent cx="1534160" cy="0"/>
                <wp:effectExtent l="25400" t="76200" r="0" b="88900"/>
                <wp:wrapNone/>
                <wp:docPr id="1079345713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16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B562E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1C37A2" id="Conector recto de flecha 11" o:spid="_x0000_s1026" type="#_x0000_t32" style="position:absolute;margin-left:245.35pt;margin-top:12.4pt;width:120.8pt;height:0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" strokecolor="#b562e2">
                <v:stroke endarrow="open"/>
              </v:shape>
            </w:pict>
          </mc:Fallback>
        </mc:AlternateContent>
      </w:r>
      <w:r w:rsidR="00BB7984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DABD9FE" wp14:editId="4D970070">
                <wp:simplePos x="0" y="0"/>
                <wp:positionH relativeFrom="column">
                  <wp:posOffset>4865370</wp:posOffset>
                </wp:positionH>
                <wp:positionV relativeFrom="paragraph">
                  <wp:posOffset>-19685</wp:posOffset>
                </wp:positionV>
                <wp:extent cx="1200150" cy="0"/>
                <wp:effectExtent l="25400" t="63500" r="0" b="76200"/>
                <wp:wrapNone/>
                <wp:docPr id="1220931535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74B4E" id="Conector recto de flecha 12" o:spid="_x0000_s1026" type="#_x0000_t32" style="position:absolute;margin-left:383.1pt;margin-top:-1.55pt;width:94.5pt;height:0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" strokecolor="red" strokeweight=".5pt">
                <v:stroke endarrow="block" joinstyle="miter"/>
              </v:shape>
            </w:pict>
          </mc:Fallback>
        </mc:AlternateContent>
      </w:r>
      <w:r w:rsidR="006659D1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9DDDD7" wp14:editId="0734242D">
                <wp:simplePos x="0" y="0"/>
                <wp:positionH relativeFrom="column">
                  <wp:posOffset>1469571</wp:posOffset>
                </wp:positionH>
                <wp:positionV relativeFrom="paragraph">
                  <wp:posOffset>142059</wp:posOffset>
                </wp:positionV>
                <wp:extent cx="1501775" cy="0"/>
                <wp:effectExtent l="25400" t="76200" r="0" b="88900"/>
                <wp:wrapNone/>
                <wp:docPr id="172837538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1775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B562E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3E686" id="Conector recto de flecha 13" o:spid="_x0000_s1026" type="#_x0000_t32" style="position:absolute;margin-left:115.7pt;margin-top:11.2pt;width:118.25pt;height:0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" strokecolor="#b562e2">
                <v:stroke endarrow="open"/>
              </v:shape>
            </w:pict>
          </mc:Fallback>
        </mc:AlternateContent>
      </w:r>
    </w:p>
    <w:p w14:paraId="062805C0" w14:textId="17460E95" w:rsidR="00FE7B18" w:rsidRDefault="00FE7B18" w:rsidP="00941F12">
      <w:pPr>
        <w:tabs>
          <w:tab w:val="left" w:pos="784"/>
          <w:tab w:val="left" w:pos="6120"/>
        </w:tabs>
        <w:rPr>
          <w:rFonts w:ascii="Bell MT" w:hAnsi="Bell MT"/>
        </w:rPr>
      </w:pPr>
      <w:r>
        <w:rPr>
          <w:rFonts w:ascii="Bell MT" w:hAnsi="Bell MT"/>
        </w:rPr>
        <w:tab/>
      </w:r>
      <w:r w:rsidR="00941F12">
        <w:rPr>
          <w:rFonts w:ascii="Bell MT" w:hAnsi="Bell MT"/>
        </w:rPr>
        <w:tab/>
      </w:r>
    </w:p>
    <w:p w14:paraId="3D72E228" w14:textId="576CA92F" w:rsidR="00FE7B18" w:rsidRDefault="00FE7B18" w:rsidP="00FE7B18">
      <w:pPr>
        <w:tabs>
          <w:tab w:val="left" w:pos="784"/>
        </w:tabs>
        <w:rPr>
          <w:rFonts w:ascii="Bell MT" w:hAnsi="Bell MT"/>
        </w:rPr>
      </w:pPr>
    </w:p>
    <w:p w14:paraId="6A2542C9" w14:textId="5DAC1FB6" w:rsidR="00FE7B18" w:rsidRDefault="00BB7984" w:rsidP="00BB7984">
      <w:pPr>
        <w:tabs>
          <w:tab w:val="left" w:pos="784"/>
          <w:tab w:val="left" w:pos="5979"/>
        </w:tabs>
        <w:rPr>
          <w:rFonts w:ascii="Bell MT" w:hAnsi="Bell MT"/>
        </w:rPr>
      </w:pPr>
      <w:r>
        <w:rPr>
          <w:rFonts w:ascii="Bell MT" w:hAnsi="Bell MT"/>
        </w:rPr>
        <w:tab/>
      </w:r>
      <w:r>
        <w:rPr>
          <w:rFonts w:ascii="Bell MT" w:hAnsi="Bell MT"/>
        </w:rPr>
        <w:tab/>
      </w:r>
    </w:p>
    <w:p w14:paraId="76297ED3" w14:textId="49344D77" w:rsidR="00FE7B18" w:rsidRDefault="007E7323" w:rsidP="008202D4">
      <w:pPr>
        <w:tabs>
          <w:tab w:val="left" w:pos="5811"/>
        </w:tabs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2B2DC54" wp14:editId="0ED0586D">
                <wp:simplePos x="0" y="0"/>
                <wp:positionH relativeFrom="column">
                  <wp:posOffset>2530475</wp:posOffset>
                </wp:positionH>
                <wp:positionV relativeFrom="paragraph">
                  <wp:posOffset>45811</wp:posOffset>
                </wp:positionV>
                <wp:extent cx="1126671" cy="283936"/>
                <wp:effectExtent l="0" t="0" r="0" b="0"/>
                <wp:wrapNone/>
                <wp:docPr id="66341702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6671" cy="2839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839EC9" w14:textId="0BD91498" w:rsidR="007E7323" w:rsidRPr="00BA515B" w:rsidRDefault="007E7323" w:rsidP="007E7323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HABLAR (María)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2DC54" id="_x0000_s1042" type="#_x0000_t202" style="position:absolute;margin-left:199.25pt;margin-top:3.6pt;width:88.7pt;height:22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" filled="f" stroked="f" strokeweight=".5pt">
                <v:textbox>
                  <w:txbxContent>
                    <w:p w14:paraId="32839EC9" w14:textId="0BD91498" w:rsidR="007E7323" w:rsidRPr="00BA515B" w:rsidRDefault="007E7323" w:rsidP="007E7323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HABLAR (María)</w:t>
                      </w:r>
                    </w:p>
                  </w:txbxContent>
                </v:textbox>
              </v:shape>
            </w:pict>
          </mc:Fallback>
        </mc:AlternateContent>
      </w:r>
      <w:r w:rsidR="00BB7984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32849F9" wp14:editId="1F73CF29">
                <wp:simplePos x="0" y="0"/>
                <wp:positionH relativeFrom="column">
                  <wp:posOffset>4718957</wp:posOffset>
                </wp:positionH>
                <wp:positionV relativeFrom="paragraph">
                  <wp:posOffset>152128</wp:posOffset>
                </wp:positionV>
                <wp:extent cx="147864" cy="759278"/>
                <wp:effectExtent l="0" t="0" r="5080" b="3175"/>
                <wp:wrapNone/>
                <wp:docPr id="927363682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64" cy="759278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C2351" id="Rectángulo 19" o:spid="_x0000_s1026" style="position:absolute;margin-left:371.55pt;margin-top:12pt;width:11.65pt;height:59.8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" fillcolor="#ed7d31 [3205]" stroked="f"/>
            </w:pict>
          </mc:Fallback>
        </mc:AlternateContent>
      </w:r>
      <w:r w:rsidR="008202D4">
        <w:rPr>
          <w:rFonts w:ascii="Bell MT" w:hAnsi="Bell MT"/>
        </w:rPr>
        <w:tab/>
      </w:r>
    </w:p>
    <w:p w14:paraId="055CACB4" w14:textId="09F3E18D" w:rsidR="00FE7B18" w:rsidRDefault="00941F12" w:rsidP="00FE7B18">
      <w:pPr>
        <w:tabs>
          <w:tab w:val="left" w:pos="784"/>
        </w:tabs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956E458" wp14:editId="1A718E9F">
                <wp:simplePos x="0" y="0"/>
                <wp:positionH relativeFrom="column">
                  <wp:posOffset>5167993</wp:posOffset>
                </wp:positionH>
                <wp:positionV relativeFrom="paragraph">
                  <wp:posOffset>168910</wp:posOffset>
                </wp:positionV>
                <wp:extent cx="563336" cy="228600"/>
                <wp:effectExtent l="0" t="0" r="0" b="0"/>
                <wp:wrapNone/>
                <wp:docPr id="3867810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33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74392D" w14:textId="77777777" w:rsidR="00941F12" w:rsidRPr="00BA515B" w:rsidRDefault="00941F12" w:rsidP="00941F12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Hablar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6E458" id="_x0000_s1043" type="#_x0000_t202" style="position:absolute;margin-left:406.95pt;margin-top:13.3pt;width:44.35pt;height:1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" filled="f" stroked="f" strokeweight=".5pt">
                <v:textbox>
                  <w:txbxContent>
                    <w:p w14:paraId="4E74392D" w14:textId="77777777" w:rsidR="00941F12" w:rsidRPr="00BA515B" w:rsidRDefault="00941F12" w:rsidP="00941F12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Hablar</w:t>
                      </w:r>
                    </w:p>
                  </w:txbxContent>
                </v:textbox>
              </v:shape>
            </w:pict>
          </mc:Fallback>
        </mc:AlternateContent>
      </w:r>
      <w:r w:rsidR="00A330ED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A28C465" wp14:editId="7189DE00">
                <wp:simplePos x="0" y="0"/>
                <wp:positionH relativeFrom="column">
                  <wp:posOffset>1412420</wp:posOffset>
                </wp:positionH>
                <wp:positionV relativeFrom="paragraph">
                  <wp:posOffset>113211</wp:posOffset>
                </wp:positionV>
                <wp:extent cx="3281771" cy="0"/>
                <wp:effectExtent l="0" t="63500" r="0" b="76200"/>
                <wp:wrapNone/>
                <wp:docPr id="28639974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177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095FB" id="Conector recto de flecha 14" o:spid="_x0000_s1026" type="#_x0000_t32" style="position:absolute;margin-left:111.2pt;margin-top:8.9pt;width:258.4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3381AD7D" w14:textId="122754FB" w:rsidR="006659F3" w:rsidRDefault="007E7323" w:rsidP="00941F12">
      <w:pPr>
        <w:tabs>
          <w:tab w:val="left" w:pos="8679"/>
        </w:tabs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40FCB2" wp14:editId="711D3B83">
                <wp:simplePos x="0" y="0"/>
                <wp:positionH relativeFrom="column">
                  <wp:posOffset>2530928</wp:posOffset>
                </wp:positionH>
                <wp:positionV relativeFrom="paragraph">
                  <wp:posOffset>262074</wp:posOffset>
                </wp:positionV>
                <wp:extent cx="1240971" cy="283936"/>
                <wp:effectExtent l="0" t="0" r="0" b="0"/>
                <wp:wrapNone/>
                <wp:docPr id="274117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971" cy="2839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C0169" w14:textId="23210A98" w:rsidR="007E7323" w:rsidRPr="00BA515B" w:rsidRDefault="007E7323" w:rsidP="007E7323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HABLAR (Antonio)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0FCB2" id="_x0000_s1044" type="#_x0000_t202" style="position:absolute;margin-left:199.3pt;margin-top:20.65pt;width:97.7pt;height:22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" filled="f" stroked="f" strokeweight=".5pt">
                <v:textbox>
                  <w:txbxContent>
                    <w:p w14:paraId="49EC0169" w14:textId="23210A98" w:rsidR="007E7323" w:rsidRPr="00BA515B" w:rsidRDefault="007E7323" w:rsidP="007E7323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HABLAR (Antonio)</w:t>
                      </w:r>
                    </w:p>
                  </w:txbxContent>
                </v:textbox>
              </v:shape>
            </w:pict>
          </mc:Fallback>
        </mc:AlternateContent>
      </w:r>
      <w:r w:rsidR="00BA515B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3BCCFB0" wp14:editId="6DD29E6D">
                <wp:simplePos x="0" y="0"/>
                <wp:positionH relativeFrom="column">
                  <wp:posOffset>424543</wp:posOffset>
                </wp:positionH>
                <wp:positionV relativeFrom="paragraph">
                  <wp:posOffset>260259</wp:posOffset>
                </wp:positionV>
                <wp:extent cx="563336" cy="228600"/>
                <wp:effectExtent l="0" t="0" r="0" b="0"/>
                <wp:wrapNone/>
                <wp:docPr id="97828592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33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8F47A" w14:textId="678C249C" w:rsidR="00BA515B" w:rsidRPr="00BA515B" w:rsidRDefault="00BA515B" w:rsidP="00BA515B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Hablar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CCFB0" id="_x0000_s1045" type="#_x0000_t202" style="position:absolute;margin-left:33.45pt;margin-top:20.5pt;width:44.35pt;height:1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" filled="f" stroked="f" strokeweight=".5pt">
                <v:textbox>
                  <w:txbxContent>
                    <w:p w14:paraId="4B28F47A" w14:textId="678C249C" w:rsidR="00BA515B" w:rsidRPr="00BA515B" w:rsidRDefault="00BA515B" w:rsidP="00BA515B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Hablar</w:t>
                      </w:r>
                    </w:p>
                  </w:txbxContent>
                </v:textbox>
              </v:shape>
            </w:pict>
          </mc:Fallback>
        </mc:AlternateContent>
      </w:r>
      <w:r w:rsidR="00016DB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E641975" wp14:editId="58B28558">
                <wp:simplePos x="0" y="0"/>
                <wp:positionH relativeFrom="column">
                  <wp:posOffset>4866821</wp:posOffset>
                </wp:positionH>
                <wp:positionV relativeFrom="paragraph">
                  <wp:posOffset>213088</wp:posOffset>
                </wp:positionV>
                <wp:extent cx="1200150" cy="0"/>
                <wp:effectExtent l="0" t="63500" r="0" b="76200"/>
                <wp:wrapNone/>
                <wp:docPr id="1916353866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ECE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801A8" id="Conector recto de flecha 17" o:spid="_x0000_s1026" type="#_x0000_t32" style="position:absolute;margin-left:383.2pt;margin-top:16.8pt;width:94.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" strokecolor="#00eced" strokeweight=".5pt">
                <v:stroke endarrow="block" joinstyle="miter"/>
              </v:shape>
            </w:pict>
          </mc:Fallback>
        </mc:AlternateContent>
      </w:r>
      <w:r w:rsidR="00941F12">
        <w:rPr>
          <w:rFonts w:ascii="Bell MT" w:hAnsi="Bell MT"/>
        </w:rPr>
        <w:tab/>
      </w:r>
      <w:r w:rsidR="006659F3">
        <w:rPr>
          <w:rFonts w:ascii="Bell MT" w:hAnsi="Bell MT"/>
        </w:rPr>
        <w:br w:type="textWrapping" w:clear="all"/>
      </w:r>
    </w:p>
    <w:p w14:paraId="6A1A35CB" w14:textId="0B988384" w:rsidR="00720EE0" w:rsidRDefault="00A330ED" w:rsidP="007E7323">
      <w:pPr>
        <w:tabs>
          <w:tab w:val="left" w:pos="4269"/>
        </w:tabs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1C9E03F" wp14:editId="2062BE88">
                <wp:simplePos x="0" y="0"/>
                <wp:positionH relativeFrom="column">
                  <wp:posOffset>179614</wp:posOffset>
                </wp:positionH>
                <wp:positionV relativeFrom="paragraph">
                  <wp:posOffset>149769</wp:posOffset>
                </wp:positionV>
                <wp:extent cx="1044575" cy="0"/>
                <wp:effectExtent l="25400" t="76200" r="0" b="88900"/>
                <wp:wrapNone/>
                <wp:docPr id="2125880728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4575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A6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3739E0" id="Conector recto de flecha 16" o:spid="_x0000_s1026" type="#_x0000_t32" style="position:absolute;margin-left:14.15pt;margin-top:11.8pt;width:82.25pt;height:0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" strokecolor="#ff00a6">
                <v:stroke startarrow="open" endarrow="open"/>
              </v:shap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FF0C94" wp14:editId="497C5FB6">
                <wp:simplePos x="0" y="0"/>
                <wp:positionH relativeFrom="column">
                  <wp:posOffset>1412421</wp:posOffset>
                </wp:positionH>
                <wp:positionV relativeFrom="paragraph">
                  <wp:posOffset>151584</wp:posOffset>
                </wp:positionV>
                <wp:extent cx="3281680" cy="0"/>
                <wp:effectExtent l="25400" t="76200" r="0" b="88900"/>
                <wp:wrapNone/>
                <wp:docPr id="21597396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168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A6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E663F" id="Conector recto de flecha 15" o:spid="_x0000_s1026" type="#_x0000_t32" style="position:absolute;margin-left:111.2pt;margin-top:11.95pt;width:258.4pt;height:0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" strokecolor="#ff00a6">
                <v:stroke endarrow="open"/>
              </v:shape>
            </w:pict>
          </mc:Fallback>
        </mc:AlternateContent>
      </w:r>
      <w:r w:rsidR="007E7323">
        <w:rPr>
          <w:rFonts w:ascii="Bell MT" w:hAnsi="Bell MT"/>
        </w:rPr>
        <w:tab/>
      </w:r>
    </w:p>
    <w:p w14:paraId="6DE2B25D" w14:textId="19C32F33" w:rsidR="008E0FEB" w:rsidRPr="008E0FEB" w:rsidRDefault="008E0FEB" w:rsidP="008E0FEB">
      <w:pPr>
        <w:tabs>
          <w:tab w:val="left" w:pos="2040"/>
        </w:tabs>
        <w:rPr>
          <w:rFonts w:ascii="Bell MT" w:hAnsi="Bell MT"/>
        </w:rPr>
      </w:pPr>
      <w:r>
        <w:rPr>
          <w:rFonts w:ascii="Bell MT" w:hAnsi="Bell MT"/>
        </w:rPr>
        <w:tab/>
      </w:r>
    </w:p>
    <w:p w14:paraId="2B177497" w14:textId="12A613A3" w:rsidR="008E0FEB" w:rsidRDefault="008E0FEB" w:rsidP="008E0FEB">
      <w:pPr>
        <w:tabs>
          <w:tab w:val="left" w:pos="2040"/>
        </w:tabs>
        <w:rPr>
          <w:rFonts w:ascii="Bell MT" w:hAnsi="Bell MT"/>
        </w:rPr>
      </w:pPr>
    </w:p>
    <w:p w14:paraId="7B40B76D" w14:textId="472276AA" w:rsidR="00A93F44" w:rsidRDefault="00A93F44" w:rsidP="00A93F44">
      <w:pPr>
        <w:rPr>
          <w:rFonts w:ascii="Bell MT" w:hAnsi="Bell MT"/>
        </w:rPr>
      </w:pPr>
    </w:p>
    <w:p w14:paraId="2EA31C2F" w14:textId="21EA841A" w:rsidR="00F82945" w:rsidRDefault="00F82945" w:rsidP="00A93F44">
      <w:pPr>
        <w:rPr>
          <w:rFonts w:ascii="Bell MT" w:hAnsi="Bell MT"/>
        </w:rPr>
      </w:pPr>
    </w:p>
    <w:p w14:paraId="520D3D8B" w14:textId="6EFC82F5" w:rsidR="00F82945" w:rsidRDefault="00F82945" w:rsidP="00A93F44">
      <w:pPr>
        <w:rPr>
          <w:rFonts w:ascii="Bell MT" w:hAnsi="Bell MT"/>
        </w:rPr>
      </w:pPr>
    </w:p>
    <w:p w14:paraId="2BA90F24" w14:textId="6BFB9F53" w:rsidR="00F82945" w:rsidRDefault="003E6561" w:rsidP="00A93F44">
      <w:pPr>
        <w:rPr>
          <w:rFonts w:ascii="Bell MT" w:hAnsi="Bell MT"/>
        </w:rPr>
      </w:pPr>
      <w:r>
        <w:rPr>
          <w:rFonts w:ascii="Bell MT" w:hAnsi="Bell MT"/>
        </w:rPr>
        <w:t>Los rectángulos definen el tiempo de ejecución de una acción.</w:t>
      </w:r>
    </w:p>
    <w:p w14:paraId="6B0E817E" w14:textId="76AD5AE5" w:rsidR="00F82945" w:rsidRDefault="00F82945" w:rsidP="00A93F44">
      <w:pPr>
        <w:rPr>
          <w:rFonts w:ascii="Bell MT" w:hAnsi="Bell MT"/>
        </w:rPr>
      </w:pPr>
    </w:p>
    <w:p w14:paraId="34460923" w14:textId="57DF3D83" w:rsidR="00F82945" w:rsidRDefault="00106FF1" w:rsidP="00A93F44">
      <w:pPr>
        <w:rPr>
          <w:rFonts w:ascii="Bell MT" w:hAnsi="Bell MT"/>
        </w:rPr>
      </w:pPr>
      <w:r>
        <w:rPr>
          <w:rFonts w:ascii="Bell MT" w:hAnsi="Bell MT"/>
        </w:rPr>
        <w:t>Podemos realizar una llamada porque</w:t>
      </w:r>
      <w:r w:rsidR="005048A2">
        <w:rPr>
          <w:rFonts w:ascii="Bell MT" w:hAnsi="Bell MT"/>
        </w:rPr>
        <w:t xml:space="preserve"> existe la clase ‘teléfono’ con ‘x’ métodos; y la clase ‘red’ con ‘y’ métodos</w:t>
      </w:r>
      <w:r w:rsidR="003D57AF">
        <w:rPr>
          <w:rFonts w:ascii="Bell MT" w:hAnsi="Bell MT"/>
        </w:rPr>
        <w:t>.</w:t>
      </w:r>
    </w:p>
    <w:p w14:paraId="1E88F1ED" w14:textId="77777777" w:rsidR="00EC385A" w:rsidRDefault="00EC385A" w:rsidP="00A93F44">
      <w:pPr>
        <w:rPr>
          <w:rFonts w:ascii="Bell MT" w:hAnsi="Bell MT"/>
        </w:rPr>
      </w:pPr>
    </w:p>
    <w:p w14:paraId="08A471A9" w14:textId="262559B8" w:rsidR="00EC385A" w:rsidRPr="00E94952" w:rsidRDefault="002B439D" w:rsidP="00A46A21">
      <w:pPr>
        <w:pStyle w:val="Ttulo1"/>
        <w:jc w:val="center"/>
        <w:rPr>
          <w:rFonts w:ascii="Bell MT" w:hAnsi="Bell MT"/>
          <w:b/>
          <w:bCs/>
          <w:color w:val="806000" w:themeColor="accent4" w:themeShade="80"/>
        </w:rPr>
      </w:pPr>
      <w:bookmarkStart w:id="33" w:name="_Toc160552191"/>
      <w:r w:rsidRPr="00E94952">
        <w:rPr>
          <w:rFonts w:ascii="Bell MT" w:hAnsi="Bell MT"/>
          <w:b/>
          <w:bCs/>
          <w:color w:val="806000" w:themeColor="accent4" w:themeShade="80"/>
        </w:rPr>
        <w:t xml:space="preserve">1º </w:t>
      </w:r>
      <w:r w:rsidR="00EC385A" w:rsidRPr="00E94952">
        <w:rPr>
          <w:rFonts w:ascii="Bell MT" w:hAnsi="Bell MT"/>
          <w:b/>
          <w:bCs/>
          <w:color w:val="806000" w:themeColor="accent4" w:themeShade="80"/>
        </w:rPr>
        <w:t>EJERCICIO</w:t>
      </w:r>
      <w:r w:rsidRPr="00E94952">
        <w:rPr>
          <w:rFonts w:ascii="Bell MT" w:hAnsi="Bell MT"/>
          <w:b/>
          <w:bCs/>
          <w:color w:val="806000" w:themeColor="accent4" w:themeShade="80"/>
        </w:rPr>
        <w:t>: Creación de un nuevo sistema, ‘</w:t>
      </w:r>
      <w:proofErr w:type="spellStart"/>
      <w:r w:rsidRPr="00E94952">
        <w:rPr>
          <w:rFonts w:ascii="Bell MT" w:hAnsi="Bell MT"/>
          <w:b/>
          <w:bCs/>
          <w:color w:val="806000" w:themeColor="accent4" w:themeShade="80"/>
        </w:rPr>
        <w:t>Doors</w:t>
      </w:r>
      <w:proofErr w:type="spellEnd"/>
      <w:r w:rsidRPr="00E94952">
        <w:rPr>
          <w:rFonts w:ascii="Bell MT" w:hAnsi="Bell MT"/>
          <w:b/>
          <w:bCs/>
          <w:color w:val="806000" w:themeColor="accent4" w:themeShade="80"/>
        </w:rPr>
        <w:t>’ que sustituirá a Windows.</w:t>
      </w:r>
      <w:bookmarkEnd w:id="33"/>
    </w:p>
    <w:p w14:paraId="608B05EF" w14:textId="77777777" w:rsidR="002B439D" w:rsidRDefault="002B439D" w:rsidP="00A93F44">
      <w:pPr>
        <w:rPr>
          <w:rFonts w:ascii="Bell MT" w:hAnsi="Bell MT"/>
        </w:rPr>
      </w:pPr>
    </w:p>
    <w:p w14:paraId="6138624D" w14:textId="66CA7D67" w:rsidR="002B439D" w:rsidRDefault="002B439D" w:rsidP="00A93F44">
      <w:pPr>
        <w:rPr>
          <w:rFonts w:ascii="Bell MT" w:hAnsi="Bell MT"/>
        </w:rPr>
      </w:pPr>
      <w:r>
        <w:rPr>
          <w:rFonts w:ascii="Bell MT" w:hAnsi="Bell MT"/>
        </w:rPr>
        <w:t>Nos hemos cansado</w:t>
      </w:r>
      <w:r w:rsidR="00DB3D6A">
        <w:rPr>
          <w:rFonts w:ascii="Bell MT" w:hAnsi="Bell MT"/>
        </w:rPr>
        <w:t xml:space="preserve"> de Windows y queremos crear un nuevo sistema. Para ello debemos hacer el di</w:t>
      </w:r>
      <w:r w:rsidR="00484B46">
        <w:rPr>
          <w:rFonts w:ascii="Bell MT" w:hAnsi="Bell MT"/>
        </w:rPr>
        <w:t>agrama de clases y el de secuencia de un nuevo sistema de ventanas.</w:t>
      </w:r>
    </w:p>
    <w:p w14:paraId="3D352AAF" w14:textId="77777777" w:rsidR="002B439D" w:rsidRDefault="002B439D" w:rsidP="00A93F44">
      <w:pPr>
        <w:rPr>
          <w:rFonts w:ascii="Bell MT" w:hAnsi="Bell MT"/>
        </w:rPr>
      </w:pPr>
    </w:p>
    <w:p w14:paraId="66B5F9A6" w14:textId="440EF945" w:rsidR="002B439D" w:rsidRDefault="00574448" w:rsidP="00A93F44">
      <w:pPr>
        <w:rPr>
          <w:rFonts w:ascii="Bell MT" w:hAnsi="Bell MT"/>
        </w:rPr>
      </w:pPr>
      <w:r>
        <w:rPr>
          <w:rFonts w:ascii="Bell MT" w:hAnsi="Bell MT"/>
        </w:rPr>
        <w:t>Crearemos la clase RECT</w:t>
      </w:r>
      <w:r w:rsidR="007E2F50">
        <w:rPr>
          <w:rFonts w:ascii="Bell MT" w:hAnsi="Bell MT"/>
        </w:rPr>
        <w:t xml:space="preserve">. </w:t>
      </w:r>
      <w:r w:rsidR="00DF796D">
        <w:rPr>
          <w:rFonts w:ascii="Bell MT" w:hAnsi="Bell MT"/>
        </w:rPr>
        <w:t>Podrá recibir interacciones del ratón y del teclado.</w:t>
      </w:r>
    </w:p>
    <w:p w14:paraId="5C9B377A" w14:textId="7017B052" w:rsidR="0022154F" w:rsidRDefault="00C823E3" w:rsidP="00A93F44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18F02B6" wp14:editId="5B1394E4">
                <wp:simplePos x="0" y="0"/>
                <wp:positionH relativeFrom="column">
                  <wp:posOffset>2881630</wp:posOffset>
                </wp:positionH>
                <wp:positionV relativeFrom="paragraph">
                  <wp:posOffset>133985</wp:posOffset>
                </wp:positionV>
                <wp:extent cx="906145" cy="424180"/>
                <wp:effectExtent l="0" t="0" r="0" b="0"/>
                <wp:wrapNone/>
                <wp:docPr id="73412121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145" cy="424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10A2D" w14:textId="1D8FC960" w:rsidR="0022154F" w:rsidRDefault="00C823E3" w:rsidP="0022154F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py</w:t>
                            </w:r>
                            <w:proofErr w:type="spellEnd"/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D1DC274" w14:textId="3B3AA60F" w:rsidR="00C823E3" w:rsidRPr="00BA515B" w:rsidRDefault="00C823E3" w:rsidP="0022154F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ab/>
                              <w:t>(0, 0)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F02B6" id="_x0000_s1046" type="#_x0000_t202" style="position:absolute;margin-left:226.9pt;margin-top:10.55pt;width:71.35pt;height:33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" filled="f" stroked="f" strokeweight=".5pt">
                <v:textbox>
                  <w:txbxContent>
                    <w:p w14:paraId="42010A2D" w14:textId="1D8FC960" w:rsidR="0022154F" w:rsidRDefault="00C823E3" w:rsidP="0022154F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Px</w:t>
                      </w:r>
                      <w:proofErr w:type="spellEnd"/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py</w:t>
                      </w:r>
                      <w:proofErr w:type="spellEnd"/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)</w:t>
                      </w:r>
                    </w:p>
                    <w:p w14:paraId="7D1DC274" w14:textId="3B3AA60F" w:rsidR="00C823E3" w:rsidRPr="00BA515B" w:rsidRDefault="00C823E3" w:rsidP="0022154F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ab/>
                        <w:t>(0, 0)</w:t>
                      </w:r>
                    </w:p>
                  </w:txbxContent>
                </v:textbox>
              </v:shape>
            </w:pict>
          </mc:Fallback>
        </mc:AlternateContent>
      </w:r>
    </w:p>
    <w:p w14:paraId="6C34F090" w14:textId="1E8F074C" w:rsidR="0022154F" w:rsidRDefault="0022154F" w:rsidP="00A93F44">
      <w:pPr>
        <w:rPr>
          <w:rFonts w:ascii="Bell MT" w:hAnsi="Bell MT"/>
        </w:rPr>
      </w:pPr>
    </w:p>
    <w:tbl>
      <w:tblPr>
        <w:tblStyle w:val="Tablaconcuadrcula"/>
        <w:tblpPr w:leftFromText="141" w:rightFromText="141" w:vertAnchor="text" w:horzAnchor="page" w:tblpX="1840" w:tblpY="66"/>
        <w:tblW w:w="0" w:type="auto"/>
        <w:tblLook w:val="04A0" w:firstRow="1" w:lastRow="0" w:firstColumn="1" w:lastColumn="0" w:noHBand="0" w:noVBand="1"/>
      </w:tblPr>
      <w:tblGrid>
        <w:gridCol w:w="3184"/>
      </w:tblGrid>
      <w:tr w:rsidR="006D55E0" w14:paraId="67CA29FC" w14:textId="77777777" w:rsidTr="003F6231">
        <w:trPr>
          <w:trHeight w:val="558"/>
        </w:trPr>
        <w:tc>
          <w:tcPr>
            <w:tcW w:w="3184" w:type="dxa"/>
            <w:vAlign w:val="center"/>
          </w:tcPr>
          <w:p w14:paraId="6EB318C5" w14:textId="542B889B" w:rsidR="006D55E0" w:rsidRDefault="006D55E0" w:rsidP="006D55E0">
            <w:pPr>
              <w:jc w:val="center"/>
              <w:rPr>
                <w:rFonts w:ascii="Bell MT" w:hAnsi="Bell MT"/>
              </w:rPr>
            </w:pPr>
            <w:r>
              <w:rPr>
                <w:rFonts w:ascii="Bell MT" w:hAnsi="Bell MT"/>
              </w:rPr>
              <w:t>RECT</w:t>
            </w:r>
          </w:p>
        </w:tc>
      </w:tr>
      <w:tr w:rsidR="006D55E0" w14:paraId="599A2A49" w14:textId="77777777" w:rsidTr="003F6231">
        <w:trPr>
          <w:trHeight w:val="277"/>
        </w:trPr>
        <w:tc>
          <w:tcPr>
            <w:tcW w:w="3184" w:type="dxa"/>
            <w:vAlign w:val="center"/>
          </w:tcPr>
          <w:p w14:paraId="51B9A274" w14:textId="07E06539" w:rsidR="006D55E0" w:rsidRDefault="003F6231" w:rsidP="006D55E0">
            <w:pPr>
              <w:jc w:val="center"/>
              <w:rPr>
                <w:rFonts w:ascii="Bell MT" w:hAnsi="Bell MT"/>
              </w:rPr>
            </w:pPr>
            <w:r>
              <w:rPr>
                <w:rFonts w:ascii="Bell MT" w:hAnsi="Bell MT"/>
              </w:rPr>
              <w:t>Atributos</w:t>
            </w:r>
          </w:p>
        </w:tc>
      </w:tr>
      <w:tr w:rsidR="006D55E0" w14:paraId="7BD93650" w14:textId="77777777" w:rsidTr="003F6231">
        <w:trPr>
          <w:trHeight w:val="863"/>
        </w:trPr>
        <w:tc>
          <w:tcPr>
            <w:tcW w:w="3184" w:type="dxa"/>
            <w:vAlign w:val="center"/>
          </w:tcPr>
          <w:p w14:paraId="22754430" w14:textId="445F8578" w:rsidR="006D55E0" w:rsidRDefault="007B1B3F" w:rsidP="003F6231">
            <w:pPr>
              <w:rPr>
                <w:rFonts w:ascii="Bell MT" w:hAnsi="Bell MT"/>
              </w:rPr>
            </w:pPr>
            <w:proofErr w:type="spellStart"/>
            <w:r>
              <w:rPr>
                <w:rFonts w:ascii="Bell MT" w:hAnsi="Bell MT"/>
              </w:rPr>
              <w:t>P</w:t>
            </w:r>
            <w:r w:rsidR="003F6231">
              <w:rPr>
                <w:rFonts w:ascii="Bell MT" w:hAnsi="Bell MT"/>
              </w:rPr>
              <w:t>x</w:t>
            </w:r>
            <w:proofErr w:type="spellEnd"/>
          </w:p>
          <w:p w14:paraId="66253A5E" w14:textId="6AA71FE1" w:rsidR="007B1B3F" w:rsidRDefault="007B1B3F" w:rsidP="003F6231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Py</w:t>
            </w:r>
          </w:p>
          <w:p w14:paraId="778E835B" w14:textId="37C06E79" w:rsidR="007B1B3F" w:rsidRDefault="007B1B3F" w:rsidP="003F6231">
            <w:pPr>
              <w:rPr>
                <w:rFonts w:ascii="Bell MT" w:hAnsi="Bell MT"/>
              </w:rPr>
            </w:pPr>
            <w:proofErr w:type="spellStart"/>
            <w:r>
              <w:rPr>
                <w:rFonts w:ascii="Bell MT" w:hAnsi="Bell MT"/>
              </w:rPr>
              <w:t>Dx</w:t>
            </w:r>
            <w:proofErr w:type="spellEnd"/>
          </w:p>
          <w:p w14:paraId="0A550CD0" w14:textId="35F10BC8" w:rsidR="007B1B3F" w:rsidRDefault="007B1B3F" w:rsidP="003F6231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 xml:space="preserve">Dy </w:t>
            </w:r>
          </w:p>
        </w:tc>
      </w:tr>
      <w:tr w:rsidR="006D55E0" w14:paraId="0F1C3AB1" w14:textId="77777777" w:rsidTr="003F6231">
        <w:trPr>
          <w:trHeight w:val="251"/>
        </w:trPr>
        <w:tc>
          <w:tcPr>
            <w:tcW w:w="3184" w:type="dxa"/>
            <w:vAlign w:val="center"/>
          </w:tcPr>
          <w:p w14:paraId="5705A873" w14:textId="42CA0D8E" w:rsidR="006D55E0" w:rsidRDefault="003F6231" w:rsidP="006D55E0">
            <w:pPr>
              <w:jc w:val="center"/>
              <w:rPr>
                <w:rFonts w:ascii="Bell MT" w:hAnsi="Bell MT"/>
              </w:rPr>
            </w:pPr>
            <w:r>
              <w:rPr>
                <w:rFonts w:ascii="Bell MT" w:hAnsi="Bell MT"/>
              </w:rPr>
              <w:t>Métodos</w:t>
            </w:r>
            <w:r w:rsidR="009F02EF">
              <w:rPr>
                <w:rFonts w:ascii="Bell MT" w:hAnsi="Bell MT"/>
              </w:rPr>
              <w:t xml:space="preserve"> (Reciben eventos</w:t>
            </w:r>
            <w:r w:rsidR="009F02EF">
              <w:rPr>
                <w:rStyle w:val="Refdenotaalpie"/>
                <w:rFonts w:ascii="Bell MT" w:hAnsi="Bell MT"/>
              </w:rPr>
              <w:footnoteReference w:id="4"/>
            </w:r>
            <w:r w:rsidR="009F02EF">
              <w:rPr>
                <w:rFonts w:ascii="Bell MT" w:hAnsi="Bell MT"/>
              </w:rPr>
              <w:t>)</w:t>
            </w:r>
          </w:p>
        </w:tc>
      </w:tr>
      <w:tr w:rsidR="006D55E0" w:rsidRPr="00B23934" w14:paraId="465FF181" w14:textId="77777777" w:rsidTr="007B1B3F">
        <w:trPr>
          <w:trHeight w:val="821"/>
        </w:trPr>
        <w:tc>
          <w:tcPr>
            <w:tcW w:w="3184" w:type="dxa"/>
            <w:vAlign w:val="center"/>
          </w:tcPr>
          <w:p w14:paraId="67CEA32B" w14:textId="77777777" w:rsidR="006D55E0" w:rsidRDefault="007B1B3F" w:rsidP="007B1B3F">
            <w:pPr>
              <w:rPr>
                <w:rFonts w:ascii="Bell MT" w:hAnsi="Bell MT"/>
              </w:rPr>
            </w:pPr>
            <w:proofErr w:type="spellStart"/>
            <w:r>
              <w:rPr>
                <w:rFonts w:ascii="Bell MT" w:hAnsi="Bell MT"/>
              </w:rPr>
              <w:t>onClick</w:t>
            </w:r>
            <w:proofErr w:type="spellEnd"/>
            <w:r w:rsidR="003F5467">
              <w:rPr>
                <w:rFonts w:ascii="Bell MT" w:hAnsi="Bell MT"/>
              </w:rPr>
              <w:t>(</w:t>
            </w:r>
            <w:proofErr w:type="spellStart"/>
            <w:r w:rsidR="003F5467">
              <w:rPr>
                <w:rFonts w:ascii="Bell MT" w:hAnsi="Bell MT"/>
              </w:rPr>
              <w:t>x,y</w:t>
            </w:r>
            <w:proofErr w:type="spellEnd"/>
            <w:r w:rsidR="003F5467">
              <w:rPr>
                <w:rFonts w:ascii="Bell MT" w:hAnsi="Bell MT"/>
              </w:rPr>
              <w:t>)</w:t>
            </w:r>
          </w:p>
          <w:p w14:paraId="114911FD" w14:textId="77777777" w:rsidR="003F5467" w:rsidRDefault="003F5467" w:rsidP="007B1B3F">
            <w:pPr>
              <w:rPr>
                <w:rFonts w:ascii="Bell MT" w:hAnsi="Bell MT"/>
              </w:rPr>
            </w:pPr>
            <w:proofErr w:type="spellStart"/>
            <w:r>
              <w:rPr>
                <w:rFonts w:ascii="Bell MT" w:hAnsi="Bell MT"/>
              </w:rPr>
              <w:t>onMove</w:t>
            </w:r>
            <w:proofErr w:type="spellEnd"/>
            <w:r>
              <w:rPr>
                <w:rFonts w:ascii="Bell MT" w:hAnsi="Bell MT"/>
              </w:rPr>
              <w:t>(</w:t>
            </w:r>
            <w:proofErr w:type="spellStart"/>
            <w:r>
              <w:rPr>
                <w:rFonts w:ascii="Bell MT" w:hAnsi="Bell MT"/>
              </w:rPr>
              <w:t>x,y</w:t>
            </w:r>
            <w:proofErr w:type="spellEnd"/>
            <w:r>
              <w:rPr>
                <w:rFonts w:ascii="Bell MT" w:hAnsi="Bell MT"/>
              </w:rPr>
              <w:t>)</w:t>
            </w:r>
          </w:p>
          <w:p w14:paraId="237976DA" w14:textId="77777777" w:rsidR="003F5467" w:rsidRPr="00DC1287" w:rsidRDefault="003F5467" w:rsidP="007B1B3F">
            <w:pPr>
              <w:rPr>
                <w:rFonts w:ascii="Bell MT" w:hAnsi="Bell MT"/>
                <w:lang w:val="en-US"/>
              </w:rPr>
            </w:pPr>
            <w:proofErr w:type="spellStart"/>
            <w:r w:rsidRPr="00DC1287">
              <w:rPr>
                <w:rFonts w:ascii="Bell MT" w:hAnsi="Bell MT"/>
                <w:lang w:val="en-US"/>
              </w:rPr>
              <w:t>onKeyPress</w:t>
            </w:r>
            <w:proofErr w:type="spellEnd"/>
            <w:r w:rsidRPr="00DC1287">
              <w:rPr>
                <w:rFonts w:ascii="Bell MT" w:hAnsi="Bell MT"/>
                <w:lang w:val="en-US"/>
              </w:rPr>
              <w:t>(Key)</w:t>
            </w:r>
          </w:p>
          <w:p w14:paraId="76752778" w14:textId="09F4D393" w:rsidR="003F5467" w:rsidRDefault="003F5467" w:rsidP="007B1B3F">
            <w:pPr>
              <w:rPr>
                <w:rFonts w:ascii="Bell MT" w:hAnsi="Bell MT"/>
                <w:lang w:val="en-US"/>
              </w:rPr>
            </w:pPr>
            <w:proofErr w:type="spellStart"/>
            <w:r w:rsidRPr="00DC1287">
              <w:rPr>
                <w:rFonts w:ascii="Bell MT" w:hAnsi="Bell MT"/>
                <w:lang w:val="en-US"/>
              </w:rPr>
              <w:t>Draw_Border</w:t>
            </w:r>
            <w:proofErr w:type="spellEnd"/>
            <w:r w:rsidR="00DC1287" w:rsidRPr="00DC1287">
              <w:rPr>
                <w:rFonts w:ascii="Bell MT" w:hAnsi="Bell MT"/>
                <w:lang w:val="en-US"/>
              </w:rPr>
              <w:t>(x</w:t>
            </w:r>
            <w:r w:rsidR="00DC1287">
              <w:rPr>
                <w:rFonts w:ascii="Bell MT" w:hAnsi="Bell MT"/>
                <w:lang w:val="en-US"/>
              </w:rPr>
              <w:t>,</w:t>
            </w:r>
            <w:r w:rsidR="00E77AD7">
              <w:rPr>
                <w:rFonts w:ascii="Bell MT" w:hAnsi="Bell MT"/>
                <w:lang w:val="en-US"/>
              </w:rPr>
              <w:t xml:space="preserve"> </w:t>
            </w:r>
            <w:r w:rsidR="00DC1287">
              <w:rPr>
                <w:rFonts w:ascii="Bell MT" w:hAnsi="Bell MT"/>
                <w:lang w:val="en-US"/>
              </w:rPr>
              <w:t>y,</w:t>
            </w:r>
            <w:r w:rsidR="00E77AD7">
              <w:rPr>
                <w:rFonts w:ascii="Bell MT" w:hAnsi="Bell MT"/>
                <w:lang w:val="en-US"/>
              </w:rPr>
              <w:t xml:space="preserve"> </w:t>
            </w:r>
            <w:r w:rsidR="00DC1287">
              <w:rPr>
                <w:rFonts w:ascii="Bell MT" w:hAnsi="Bell MT"/>
                <w:lang w:val="en-US"/>
              </w:rPr>
              <w:t>dx,</w:t>
            </w:r>
            <w:r w:rsidR="00E77AD7">
              <w:rPr>
                <w:rFonts w:ascii="Bell MT" w:hAnsi="Bell MT"/>
                <w:lang w:val="en-US"/>
              </w:rPr>
              <w:t xml:space="preserve"> </w:t>
            </w:r>
            <w:proofErr w:type="spellStart"/>
            <w:r w:rsidR="00DC1287">
              <w:rPr>
                <w:rFonts w:ascii="Bell MT" w:hAnsi="Bell MT"/>
                <w:lang w:val="en-US"/>
              </w:rPr>
              <w:t>dy</w:t>
            </w:r>
            <w:proofErr w:type="spellEnd"/>
            <w:r w:rsidR="00DC1287">
              <w:rPr>
                <w:rFonts w:ascii="Bell MT" w:hAnsi="Bell MT"/>
                <w:lang w:val="en-US"/>
              </w:rPr>
              <w:t>)</w:t>
            </w:r>
          </w:p>
          <w:p w14:paraId="581D685F" w14:textId="5431E017" w:rsidR="00DC1287" w:rsidRDefault="00DC1287" w:rsidP="007B1B3F">
            <w:pPr>
              <w:rPr>
                <w:rFonts w:ascii="Bell MT" w:hAnsi="Bell MT"/>
                <w:lang w:val="en-US"/>
              </w:rPr>
            </w:pPr>
            <w:proofErr w:type="spellStart"/>
            <w:r>
              <w:rPr>
                <w:rFonts w:ascii="Bell MT" w:hAnsi="Bell MT"/>
                <w:lang w:val="en-US"/>
              </w:rPr>
              <w:t>Draw_pic</w:t>
            </w:r>
            <w:proofErr w:type="spellEnd"/>
            <w:r>
              <w:rPr>
                <w:rFonts w:ascii="Bell MT" w:hAnsi="Bell MT"/>
                <w:lang w:val="en-US"/>
              </w:rPr>
              <w:t>(</w:t>
            </w:r>
            <w:r w:rsidR="00E77AD7">
              <w:rPr>
                <w:rFonts w:ascii="Bell MT" w:hAnsi="Bell MT"/>
                <w:lang w:val="en-US"/>
              </w:rPr>
              <w:t xml:space="preserve">x, y, dx, </w:t>
            </w:r>
            <w:proofErr w:type="spellStart"/>
            <w:r w:rsidR="00E77AD7">
              <w:rPr>
                <w:rFonts w:ascii="Bell MT" w:hAnsi="Bell MT"/>
                <w:lang w:val="en-US"/>
              </w:rPr>
              <w:t>dy</w:t>
            </w:r>
            <w:proofErr w:type="spellEnd"/>
            <w:r w:rsidR="00E77AD7">
              <w:rPr>
                <w:rFonts w:ascii="Bell MT" w:hAnsi="Bell MT"/>
                <w:lang w:val="en-US"/>
              </w:rPr>
              <w:t>, pic</w:t>
            </w:r>
            <w:r>
              <w:rPr>
                <w:rFonts w:ascii="Bell MT" w:hAnsi="Bell MT"/>
                <w:lang w:val="en-US"/>
              </w:rPr>
              <w:t>)</w:t>
            </w:r>
          </w:p>
          <w:p w14:paraId="5CA6A57B" w14:textId="450E4906" w:rsidR="001432BC" w:rsidRPr="001432BC" w:rsidRDefault="001432BC" w:rsidP="007B1B3F">
            <w:pPr>
              <w:rPr>
                <w:rFonts w:ascii="Bell MT" w:hAnsi="Bell MT"/>
              </w:rPr>
            </w:pPr>
            <w:proofErr w:type="spellStart"/>
            <w:r w:rsidRPr="001432BC">
              <w:rPr>
                <w:rFonts w:ascii="Bell MT" w:hAnsi="Bell MT"/>
              </w:rPr>
              <w:t>Draw_text</w:t>
            </w:r>
            <w:proofErr w:type="spellEnd"/>
            <w:r w:rsidRPr="001432BC">
              <w:rPr>
                <w:rFonts w:ascii="Bell MT" w:hAnsi="Bell MT"/>
              </w:rPr>
              <w:t>(x, y, texto)</w:t>
            </w:r>
          </w:p>
          <w:p w14:paraId="32D137B3" w14:textId="1D78CBAF" w:rsidR="001432BC" w:rsidRPr="00D53350" w:rsidRDefault="00D53350" w:rsidP="007B1B3F">
            <w:pPr>
              <w:rPr>
                <w:rFonts w:ascii="Bell MT" w:hAnsi="Bell MT"/>
                <w:lang w:val="en-US"/>
              </w:rPr>
            </w:pPr>
            <w:proofErr w:type="spellStart"/>
            <w:r w:rsidRPr="00D53350">
              <w:rPr>
                <w:rFonts w:ascii="Bell MT" w:hAnsi="Bell MT"/>
                <w:lang w:val="en-US"/>
              </w:rPr>
              <w:t>Draw_fill</w:t>
            </w:r>
            <w:proofErr w:type="spellEnd"/>
            <w:r w:rsidRPr="00D53350">
              <w:rPr>
                <w:rFonts w:ascii="Bell MT" w:hAnsi="Bell MT"/>
                <w:lang w:val="en-US"/>
              </w:rPr>
              <w:t xml:space="preserve">(x, y, dx, </w:t>
            </w:r>
            <w:proofErr w:type="spellStart"/>
            <w:r w:rsidRPr="00D53350">
              <w:rPr>
                <w:rFonts w:ascii="Bell MT" w:hAnsi="Bell MT"/>
                <w:lang w:val="en-US"/>
              </w:rPr>
              <w:t>dy</w:t>
            </w:r>
            <w:proofErr w:type="spellEnd"/>
            <w:r w:rsidRPr="00D53350">
              <w:rPr>
                <w:rFonts w:ascii="Bell MT" w:hAnsi="Bell MT"/>
                <w:lang w:val="en-US"/>
              </w:rPr>
              <w:t>, color)</w:t>
            </w:r>
          </w:p>
          <w:p w14:paraId="490455E4" w14:textId="3F1FA6D3" w:rsidR="00E77AD7" w:rsidRPr="00D53350" w:rsidRDefault="00E77AD7" w:rsidP="007B1B3F">
            <w:pPr>
              <w:rPr>
                <w:rFonts w:ascii="Bell MT" w:hAnsi="Bell MT"/>
                <w:lang w:val="en-US"/>
              </w:rPr>
            </w:pPr>
          </w:p>
        </w:tc>
      </w:tr>
    </w:tbl>
    <w:p w14:paraId="264D1E3C" w14:textId="77905D04" w:rsidR="00DF796D" w:rsidRPr="00D53350" w:rsidRDefault="0022154F" w:rsidP="00A93F44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1812D9" wp14:editId="303624C8">
                <wp:simplePos x="0" y="0"/>
                <wp:positionH relativeFrom="column">
                  <wp:posOffset>3306536</wp:posOffset>
                </wp:positionH>
                <wp:positionV relativeFrom="paragraph">
                  <wp:posOffset>122011</wp:posOffset>
                </wp:positionV>
                <wp:extent cx="97971" cy="97971"/>
                <wp:effectExtent l="0" t="0" r="16510" b="16510"/>
                <wp:wrapNone/>
                <wp:docPr id="1956087686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" cy="97971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5ADC8F" id="Elipse 24" o:spid="_x0000_s1026" style="position:absolute;margin-left:260.35pt;margin-top:9.6pt;width:7.7pt;height:7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" fillcolor="red" strokecolor="#09101d [484]" strokeweight="1pt">
                <v:stroke joinstyle="miter"/>
              </v:oval>
            </w:pict>
          </mc:Fallback>
        </mc:AlternateContent>
      </w:r>
    </w:p>
    <w:p w14:paraId="0FCE54A3" w14:textId="0D48D4C6" w:rsidR="00DF796D" w:rsidRPr="00D53350" w:rsidRDefault="00766C8B" w:rsidP="00A93F44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1758B1" wp14:editId="326BC6D2">
                <wp:simplePos x="0" y="0"/>
                <wp:positionH relativeFrom="column">
                  <wp:posOffset>6131380</wp:posOffset>
                </wp:positionH>
                <wp:positionV relativeFrom="paragraph">
                  <wp:posOffset>9616</wp:posOffset>
                </wp:positionV>
                <wp:extent cx="236764" cy="2089785"/>
                <wp:effectExtent l="0" t="0" r="17780" b="18415"/>
                <wp:wrapNone/>
                <wp:docPr id="1614833670" name="Cerrar llav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764" cy="208978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0FE7B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7" o:spid="_x0000_s1026" type="#_x0000_t88" style="position:absolute;margin-left:482.8pt;margin-top:.75pt;width:18.65pt;height:164.5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" adj="204" strokecolor="#4472c4 [3204]" strokeweight=".5pt">
                <v:stroke joinstyle="miter"/>
              </v:shape>
            </w:pict>
          </mc:Fallback>
        </mc:AlternateContent>
      </w:r>
      <w:r w:rsidR="0022154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22446ED" wp14:editId="4B450046">
                <wp:simplePos x="0" y="0"/>
                <wp:positionH relativeFrom="column">
                  <wp:posOffset>4514850</wp:posOffset>
                </wp:positionH>
                <wp:positionV relativeFrom="paragraph">
                  <wp:posOffset>13970</wp:posOffset>
                </wp:positionV>
                <wp:extent cx="0" cy="653143"/>
                <wp:effectExtent l="0" t="0" r="12700" b="0"/>
                <wp:wrapNone/>
                <wp:docPr id="1198726285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31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C967B1" id="Conector recto 22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5pt,1.1pt" to="355.5pt,5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" strokecolor="#ffc000 [3207]">
                <v:stroke dashstyle="dash"/>
              </v:line>
            </w:pict>
          </mc:Fallback>
        </mc:AlternateContent>
      </w:r>
      <w:r w:rsidR="0022154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CD2DB6E" wp14:editId="3949F134">
                <wp:simplePos x="0" y="0"/>
                <wp:positionH relativeFrom="column">
                  <wp:posOffset>3355521</wp:posOffset>
                </wp:positionH>
                <wp:positionV relativeFrom="paragraph">
                  <wp:posOffset>13970</wp:posOffset>
                </wp:positionV>
                <wp:extent cx="2718708" cy="2090057"/>
                <wp:effectExtent l="0" t="0" r="12065" b="18415"/>
                <wp:wrapNone/>
                <wp:docPr id="139984975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708" cy="2090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7DF5D" id="Rectángulo 21" o:spid="_x0000_s1026" style="position:absolute;margin-left:264.2pt;margin-top:1.1pt;width:214.05pt;height:164.5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" filled="f" strokecolor="#ed7d31 [3205]" strokeweight="1pt"/>
            </w:pict>
          </mc:Fallback>
        </mc:AlternateContent>
      </w:r>
    </w:p>
    <w:p w14:paraId="644DE1A0" w14:textId="77777777" w:rsidR="00DF796D" w:rsidRPr="00D53350" w:rsidRDefault="00DF796D" w:rsidP="00A93F44">
      <w:pPr>
        <w:rPr>
          <w:rFonts w:ascii="Bell MT" w:hAnsi="Bell MT"/>
          <w:lang w:val="en-US"/>
        </w:rPr>
      </w:pPr>
    </w:p>
    <w:p w14:paraId="10718B06" w14:textId="1EAC066F" w:rsidR="00DF796D" w:rsidRPr="00D53350" w:rsidRDefault="003C58C3" w:rsidP="00A93F44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1DBFD47" wp14:editId="3F2A1250">
                <wp:simplePos x="0" y="0"/>
                <wp:positionH relativeFrom="column">
                  <wp:posOffset>4718958</wp:posOffset>
                </wp:positionH>
                <wp:positionV relativeFrom="paragraph">
                  <wp:posOffset>168910</wp:posOffset>
                </wp:positionV>
                <wp:extent cx="620486" cy="400050"/>
                <wp:effectExtent l="0" t="0" r="0" b="0"/>
                <wp:wrapNone/>
                <wp:docPr id="4937530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486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B61326" w14:textId="63304041" w:rsidR="001B5AED" w:rsidRDefault="003C58C3" w:rsidP="001B5AED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Click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0E801C10" w14:textId="0A183941" w:rsidR="003C58C3" w:rsidRPr="00BA515B" w:rsidRDefault="003C58C3" w:rsidP="001B5AED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(95, 10)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FD47" id="_x0000_s1047" type="#_x0000_t202" style="position:absolute;margin-left:371.55pt;margin-top:13.3pt;width:48.85pt;height:31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" filled="f" stroked="f" strokeweight=".5pt">
                <v:textbox>
                  <w:txbxContent>
                    <w:p w14:paraId="50B61326" w14:textId="63304041" w:rsidR="001B5AED" w:rsidRDefault="003C58C3" w:rsidP="001B5AED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Click</w:t>
                      </w:r>
                      <w:proofErr w:type="spellEnd"/>
                      <w:proofErr w:type="gramEnd"/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!</w:t>
                      </w:r>
                    </w:p>
                    <w:p w14:paraId="0E801C10" w14:textId="0A183941" w:rsidR="003C58C3" w:rsidRPr="00BA515B" w:rsidRDefault="003C58C3" w:rsidP="001B5AED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(95, 10)</w:t>
                      </w:r>
                    </w:p>
                  </w:txbxContent>
                </v:textbox>
              </v:shape>
            </w:pict>
          </mc:Fallback>
        </mc:AlternateContent>
      </w:r>
    </w:p>
    <w:p w14:paraId="65FEF1C9" w14:textId="1D783824" w:rsidR="00DF796D" w:rsidRPr="00D53350" w:rsidRDefault="001B5AED" w:rsidP="00A93F44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w:drawing>
          <wp:anchor distT="0" distB="0" distL="114300" distR="114300" simplePos="0" relativeHeight="251761664" behindDoc="0" locked="0" layoutInCell="1" allowOverlap="1" wp14:anchorId="515D7270" wp14:editId="50A13F7C">
            <wp:simplePos x="0" y="0"/>
            <wp:positionH relativeFrom="column">
              <wp:posOffset>4449536</wp:posOffset>
            </wp:positionH>
            <wp:positionV relativeFrom="paragraph">
              <wp:posOffset>97971</wp:posOffset>
            </wp:positionV>
            <wp:extent cx="449036" cy="449036"/>
            <wp:effectExtent l="0" t="0" r="0" b="0"/>
            <wp:wrapSquare wrapText="bothSides"/>
            <wp:docPr id="1834573645" name="Gráfico 25" descr="Cursor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73645" name="Gráfico 1834573645" descr="Cursor contorno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6" cy="449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54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AFA1C96" wp14:editId="05726F9C">
                <wp:simplePos x="0" y="0"/>
                <wp:positionH relativeFrom="column">
                  <wp:posOffset>3355521</wp:posOffset>
                </wp:positionH>
                <wp:positionV relativeFrom="paragraph">
                  <wp:posOffset>158750</wp:posOffset>
                </wp:positionV>
                <wp:extent cx="1159329" cy="0"/>
                <wp:effectExtent l="0" t="0" r="9525" b="12700"/>
                <wp:wrapNone/>
                <wp:docPr id="1687555989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932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98754" id="Conector recto 23" o:spid="_x0000_s1026" style="position:absolute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2pt,12.5pt" to="355.5pt,1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" strokecolor="#ffc000 [3207]">
                <v:stroke dashstyle="dash"/>
              </v:line>
            </w:pict>
          </mc:Fallback>
        </mc:AlternateContent>
      </w:r>
    </w:p>
    <w:p w14:paraId="7BE7DE95" w14:textId="56BB1A16" w:rsidR="00DF796D" w:rsidRPr="00D53350" w:rsidRDefault="00DF796D" w:rsidP="00A93F44">
      <w:pPr>
        <w:rPr>
          <w:rFonts w:ascii="Bell MT" w:hAnsi="Bell MT"/>
          <w:lang w:val="en-US"/>
        </w:rPr>
      </w:pPr>
    </w:p>
    <w:p w14:paraId="502F2298" w14:textId="487F8EF7" w:rsidR="00DF796D" w:rsidRPr="00D53350" w:rsidRDefault="00197232" w:rsidP="00A93F44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A29469A" wp14:editId="598BFF23">
                <wp:simplePos x="0" y="0"/>
                <wp:positionH relativeFrom="column">
                  <wp:posOffset>6367599</wp:posOffset>
                </wp:positionH>
                <wp:positionV relativeFrom="paragraph">
                  <wp:posOffset>90714</wp:posOffset>
                </wp:positionV>
                <wp:extent cx="563336" cy="228600"/>
                <wp:effectExtent l="0" t="0" r="0" b="0"/>
                <wp:wrapNone/>
                <wp:docPr id="26373457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33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BB105" w14:textId="09033D44" w:rsidR="00766C8B" w:rsidRPr="00550047" w:rsidRDefault="00197232" w:rsidP="00766C8B">
                            <w:pPr>
                              <w:rPr>
                                <w:rFonts w:ascii="Bell MT" w:hAnsi="Bell MT"/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50047">
                              <w:rPr>
                                <w:rFonts w:ascii="Bell MT" w:hAnsi="Bell MT"/>
                                <w:color w:val="4472C4" w:themeColor="accent1"/>
                                <w:sz w:val="20"/>
                                <w:szCs w:val="20"/>
                              </w:rPr>
                              <w:t>dy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9469A" id="_x0000_s1048" type="#_x0000_t202" style="position:absolute;margin-left:501.4pt;margin-top:7.15pt;width:44.35pt;height:1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" filled="f" stroked="f" strokeweight=".5pt">
                <v:textbox>
                  <w:txbxContent>
                    <w:p w14:paraId="003BB105" w14:textId="09033D44" w:rsidR="00766C8B" w:rsidRPr="00550047" w:rsidRDefault="00197232" w:rsidP="00766C8B">
                      <w:pPr>
                        <w:rPr>
                          <w:rFonts w:ascii="Bell MT" w:hAnsi="Bell MT"/>
                          <w:color w:val="4472C4" w:themeColor="accent1"/>
                          <w:sz w:val="20"/>
                          <w:szCs w:val="20"/>
                        </w:rPr>
                      </w:pPr>
                      <w:proofErr w:type="spellStart"/>
                      <w:r w:rsidRPr="00550047">
                        <w:rPr>
                          <w:rFonts w:ascii="Bell MT" w:hAnsi="Bell MT"/>
                          <w:color w:val="4472C4" w:themeColor="accent1"/>
                          <w:sz w:val="20"/>
                          <w:szCs w:val="20"/>
                        </w:rPr>
                        <w:t>dy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66C8B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1834EF" wp14:editId="7A11A0C1">
                <wp:simplePos x="0" y="0"/>
                <wp:positionH relativeFrom="column">
                  <wp:posOffset>4566604</wp:posOffset>
                </wp:positionH>
                <wp:positionV relativeFrom="paragraph">
                  <wp:posOffset>153352</wp:posOffset>
                </wp:positionV>
                <wp:extent cx="293370" cy="2619781"/>
                <wp:effectExtent l="5397" t="0" r="16828" b="16827"/>
                <wp:wrapNone/>
                <wp:docPr id="95475712" name="Abrir llav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3370" cy="2619781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C5A3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28" o:spid="_x0000_s1026" type="#_x0000_t87" style="position:absolute;margin-left:359.6pt;margin-top:12.05pt;width:23.1pt;height:206.3pt;rotation:-90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" adj="202" strokecolor="#70ad47 [3209]" strokeweight="1pt">
                <v:stroke joinstyle="miter"/>
              </v:shape>
            </w:pict>
          </mc:Fallback>
        </mc:AlternateContent>
      </w:r>
    </w:p>
    <w:p w14:paraId="611ED351" w14:textId="53857281" w:rsidR="00DF796D" w:rsidRPr="00D53350" w:rsidRDefault="00DF796D" w:rsidP="00A93F44">
      <w:pPr>
        <w:rPr>
          <w:rFonts w:ascii="Bell MT" w:hAnsi="Bell MT"/>
          <w:lang w:val="en-US"/>
        </w:rPr>
      </w:pPr>
    </w:p>
    <w:p w14:paraId="1ABBDEF8" w14:textId="24E880BA" w:rsidR="00DF796D" w:rsidRPr="00D53350" w:rsidRDefault="00DF796D" w:rsidP="00A93F44">
      <w:pPr>
        <w:rPr>
          <w:rFonts w:ascii="Bell MT" w:hAnsi="Bell MT"/>
          <w:lang w:val="en-US"/>
        </w:rPr>
      </w:pPr>
    </w:p>
    <w:p w14:paraId="77AB569A" w14:textId="13B98B9D" w:rsidR="00574448" w:rsidRPr="00D53350" w:rsidRDefault="00574448" w:rsidP="00A93F44">
      <w:pPr>
        <w:rPr>
          <w:rFonts w:ascii="Bell MT" w:hAnsi="Bell MT"/>
          <w:lang w:val="en-US"/>
        </w:rPr>
      </w:pPr>
    </w:p>
    <w:p w14:paraId="071797A0" w14:textId="65E85710" w:rsidR="00213366" w:rsidRPr="00D53350" w:rsidRDefault="00213366" w:rsidP="00A93F44">
      <w:pPr>
        <w:rPr>
          <w:rFonts w:ascii="Bell MT" w:hAnsi="Bell MT"/>
          <w:lang w:val="en-US"/>
        </w:rPr>
      </w:pPr>
    </w:p>
    <w:p w14:paraId="51801834" w14:textId="77777777" w:rsidR="0022154F" w:rsidRPr="00D53350" w:rsidRDefault="0022154F" w:rsidP="00A93F44">
      <w:pPr>
        <w:rPr>
          <w:rFonts w:ascii="Bell MT" w:hAnsi="Bell MT"/>
          <w:lang w:val="en-US"/>
        </w:rPr>
      </w:pPr>
    </w:p>
    <w:p w14:paraId="793444A3" w14:textId="32D595CF" w:rsidR="0022154F" w:rsidRPr="00D53350" w:rsidRDefault="0022154F" w:rsidP="00A93F44">
      <w:pPr>
        <w:rPr>
          <w:rFonts w:ascii="Bell MT" w:hAnsi="Bell MT"/>
          <w:lang w:val="en-US"/>
        </w:rPr>
      </w:pPr>
    </w:p>
    <w:p w14:paraId="0140A1B6" w14:textId="548AC061" w:rsidR="0022154F" w:rsidRPr="00D53350" w:rsidRDefault="0022154F" w:rsidP="00A93F44">
      <w:pPr>
        <w:rPr>
          <w:rFonts w:ascii="Bell MT" w:hAnsi="Bell MT"/>
          <w:lang w:val="en-US"/>
        </w:rPr>
      </w:pPr>
    </w:p>
    <w:p w14:paraId="36A274C4" w14:textId="3519AE28" w:rsidR="0022154F" w:rsidRPr="00D53350" w:rsidRDefault="0022154F" w:rsidP="00A93F44">
      <w:pPr>
        <w:rPr>
          <w:rFonts w:ascii="Bell MT" w:hAnsi="Bell MT"/>
          <w:lang w:val="en-US"/>
        </w:rPr>
      </w:pPr>
    </w:p>
    <w:p w14:paraId="1FA329D8" w14:textId="46E0E810" w:rsidR="0022154F" w:rsidRPr="00D53350" w:rsidRDefault="00550047" w:rsidP="00A93F44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BC49530" wp14:editId="7A9C285A">
                <wp:simplePos x="0" y="0"/>
                <wp:positionH relativeFrom="column">
                  <wp:posOffset>4539252</wp:posOffset>
                </wp:positionH>
                <wp:positionV relativeFrom="paragraph">
                  <wp:posOffset>90489</wp:posOffset>
                </wp:positionV>
                <wp:extent cx="563336" cy="228600"/>
                <wp:effectExtent l="0" t="0" r="0" b="0"/>
                <wp:wrapNone/>
                <wp:docPr id="146676255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33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520A1B" w14:textId="0175373A" w:rsidR="00197232" w:rsidRPr="00550047" w:rsidRDefault="00197232" w:rsidP="00197232">
                            <w:pPr>
                              <w:rPr>
                                <w:rFonts w:ascii="Bell MT" w:hAnsi="Bell MT"/>
                                <w:color w:val="70AD47" w:themeColor="accent6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50047">
                              <w:rPr>
                                <w:rFonts w:ascii="Bell MT" w:hAnsi="Bell MT"/>
                                <w:color w:val="70AD47" w:themeColor="accent6"/>
                                <w:sz w:val="20"/>
                                <w:szCs w:val="20"/>
                              </w:rPr>
                              <w:t>dx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49530" id="_x0000_s1049" type="#_x0000_t202" style="position:absolute;margin-left:357.4pt;margin-top:7.15pt;width:44.35pt;height:1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" filled="f" stroked="f" strokeweight=".5pt">
                <v:textbox>
                  <w:txbxContent>
                    <w:p w14:paraId="5C520A1B" w14:textId="0175373A" w:rsidR="00197232" w:rsidRPr="00550047" w:rsidRDefault="00197232" w:rsidP="00197232">
                      <w:pPr>
                        <w:rPr>
                          <w:rFonts w:ascii="Bell MT" w:hAnsi="Bell MT"/>
                          <w:color w:val="70AD47" w:themeColor="accent6"/>
                          <w:sz w:val="20"/>
                          <w:szCs w:val="20"/>
                        </w:rPr>
                      </w:pPr>
                      <w:proofErr w:type="spellStart"/>
                      <w:r w:rsidRPr="00550047">
                        <w:rPr>
                          <w:rFonts w:ascii="Bell MT" w:hAnsi="Bell MT"/>
                          <w:color w:val="70AD47" w:themeColor="accent6"/>
                          <w:sz w:val="20"/>
                          <w:szCs w:val="20"/>
                        </w:rPr>
                        <w:t>dx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FF1E285" w14:textId="7F0A8ADB" w:rsidR="0022154F" w:rsidRPr="00D53350" w:rsidRDefault="0022154F" w:rsidP="00A93F44">
      <w:pPr>
        <w:rPr>
          <w:rFonts w:ascii="Bell MT" w:hAnsi="Bell MT"/>
          <w:lang w:val="en-US"/>
        </w:rPr>
      </w:pPr>
    </w:p>
    <w:p w14:paraId="10918A53" w14:textId="77777777" w:rsidR="00D629BE" w:rsidRPr="00353084" w:rsidRDefault="00D629BE" w:rsidP="00A93F44">
      <w:pPr>
        <w:rPr>
          <w:rFonts w:ascii="Bell MT" w:hAnsi="Bell MT"/>
          <w:lang w:val="en-US"/>
        </w:rPr>
      </w:pPr>
    </w:p>
    <w:p w14:paraId="45B11A14" w14:textId="77777777" w:rsidR="00A82214" w:rsidRPr="00353084" w:rsidRDefault="00A82214" w:rsidP="00A93F44">
      <w:pPr>
        <w:rPr>
          <w:rFonts w:ascii="Bell MT" w:hAnsi="Bell MT"/>
          <w:lang w:val="en-US"/>
        </w:rPr>
      </w:pPr>
    </w:p>
    <w:p w14:paraId="7D9E516A" w14:textId="4352D0B4" w:rsidR="00A93F44" w:rsidRDefault="00A93F44" w:rsidP="00A35D82">
      <w:pPr>
        <w:rPr>
          <w:rFonts w:ascii="Bell MT" w:hAnsi="Bell MT"/>
          <w:lang w:val="en-US"/>
        </w:rPr>
      </w:pPr>
    </w:p>
    <w:p w14:paraId="798FFD6D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5342250B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6593B306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567F1063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3AD8BBB6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29E04FEF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2005A581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22238528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7DA803BC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043D2895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79F2FBD1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761A448F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6AAE2717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4C0B911A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586CF7ED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5495E88C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28B41E69" w14:textId="77777777" w:rsidR="00424485" w:rsidRPr="00424485" w:rsidRDefault="00424485" w:rsidP="00424485">
      <w:pPr>
        <w:rPr>
          <w:rFonts w:ascii="Bell MT" w:hAnsi="Bell MT"/>
          <w:lang w:val="en-US"/>
        </w:rPr>
      </w:pPr>
    </w:p>
    <w:p w14:paraId="00AC6D9B" w14:textId="77777777" w:rsidR="00424485" w:rsidRDefault="00424485" w:rsidP="00424485">
      <w:pPr>
        <w:rPr>
          <w:rFonts w:ascii="Bell MT" w:hAnsi="Bell MT"/>
          <w:lang w:val="en-US"/>
        </w:rPr>
      </w:pPr>
    </w:p>
    <w:p w14:paraId="755746A3" w14:textId="77777777" w:rsidR="00424485" w:rsidRDefault="00424485" w:rsidP="00424485">
      <w:pPr>
        <w:rPr>
          <w:rFonts w:ascii="Bell MT" w:hAnsi="Bell MT"/>
          <w:lang w:val="en-US"/>
        </w:rPr>
      </w:pPr>
    </w:p>
    <w:p w14:paraId="4C1DD766" w14:textId="77777777" w:rsidR="00424485" w:rsidRDefault="00424485" w:rsidP="00424485">
      <w:pPr>
        <w:ind w:firstLine="708"/>
        <w:rPr>
          <w:rFonts w:ascii="Bell MT" w:hAnsi="Bell MT"/>
          <w:lang w:val="en-US"/>
        </w:rPr>
      </w:pPr>
    </w:p>
    <w:p w14:paraId="7C21B1B7" w14:textId="00CE1999" w:rsidR="00424485" w:rsidRPr="00124279" w:rsidRDefault="00353084" w:rsidP="00424485">
      <w:pPr>
        <w:pStyle w:val="Citadestacada"/>
        <w:rPr>
          <w:rFonts w:ascii="Bell MT" w:hAnsi="Bell MT"/>
        </w:rPr>
      </w:pPr>
      <w:r w:rsidRPr="00124279">
        <w:rPr>
          <w:rFonts w:ascii="Bell MT" w:hAnsi="Bell MT"/>
        </w:rPr>
        <w:t>14/2</w:t>
      </w:r>
    </w:p>
    <w:p w14:paraId="3107FC51" w14:textId="77777777" w:rsidR="00353084" w:rsidRPr="00124279" w:rsidRDefault="00353084" w:rsidP="00353084">
      <w:pPr>
        <w:rPr>
          <w:rFonts w:ascii="Bell MT" w:hAnsi="Bell MT"/>
          <w:i/>
          <w:iCs/>
          <w:color w:val="4472C4" w:themeColor="accent1"/>
        </w:rPr>
      </w:pPr>
    </w:p>
    <w:p w14:paraId="0CB4394C" w14:textId="68FEE555" w:rsidR="00353084" w:rsidRPr="00130F93" w:rsidRDefault="008B3878" w:rsidP="00130F93">
      <w:pPr>
        <w:pStyle w:val="Ttulo1"/>
        <w:jc w:val="center"/>
        <w:rPr>
          <w:rFonts w:ascii="Bell MT" w:hAnsi="Bell MT" w:cs="Courier New"/>
          <w:b/>
          <w:bCs/>
        </w:rPr>
      </w:pPr>
      <w:bookmarkStart w:id="34" w:name="_Toc160552192"/>
      <w:r w:rsidRPr="00130F93">
        <w:rPr>
          <w:rFonts w:ascii="Bell MT" w:hAnsi="Bell MT" w:cs="Courier New"/>
          <w:b/>
          <w:bCs/>
        </w:rPr>
        <w:t xml:space="preserve">Modificadores Final y </w:t>
      </w:r>
      <w:proofErr w:type="spellStart"/>
      <w:r w:rsidRPr="00130F93">
        <w:rPr>
          <w:rFonts w:ascii="Bell MT" w:hAnsi="Bell MT" w:cs="Courier New"/>
          <w:b/>
          <w:bCs/>
        </w:rPr>
        <w:t>Abstract</w:t>
      </w:r>
      <w:bookmarkEnd w:id="34"/>
      <w:proofErr w:type="spellEnd"/>
    </w:p>
    <w:p w14:paraId="7D6750C6" w14:textId="77777777" w:rsidR="008B3878" w:rsidRPr="008B3878" w:rsidRDefault="008B3878" w:rsidP="00353084">
      <w:pPr>
        <w:tabs>
          <w:tab w:val="left" w:pos="1214"/>
        </w:tabs>
        <w:rPr>
          <w:rFonts w:ascii="Bell MT" w:hAnsi="Bell MT"/>
        </w:rPr>
      </w:pPr>
    </w:p>
    <w:p w14:paraId="3C960B6E" w14:textId="4BE9547E" w:rsidR="00407EEF" w:rsidRDefault="00407EEF" w:rsidP="00353084">
      <w:pPr>
        <w:tabs>
          <w:tab w:val="left" w:pos="1214"/>
        </w:tabs>
        <w:rPr>
          <w:rFonts w:ascii="Bell MT" w:hAnsi="Bell MT"/>
        </w:rPr>
      </w:pPr>
    </w:p>
    <w:p w14:paraId="5A458654" w14:textId="2CDA2F5C" w:rsidR="00407EEF" w:rsidRDefault="00130F93" w:rsidP="00353084">
      <w:pPr>
        <w:tabs>
          <w:tab w:val="left" w:pos="1214"/>
        </w:tabs>
        <w:rPr>
          <w:rFonts w:ascii="Bell MT" w:hAnsi="Bell MT"/>
        </w:rPr>
      </w:pPr>
      <w:bookmarkStart w:id="35" w:name="_Toc160552193"/>
      <w:r w:rsidRPr="00130F93">
        <w:rPr>
          <w:rStyle w:val="Ttulo3Car"/>
          <w:rFonts w:ascii="Bell MT" w:hAnsi="Bell MT"/>
        </w:rPr>
        <w:t>SUPERCLASE</w:t>
      </w:r>
      <w:bookmarkEnd w:id="35"/>
      <w:r w:rsidR="008A3608">
        <w:rPr>
          <w:rFonts w:ascii="Bell MT" w:hAnsi="Bell MT"/>
        </w:rPr>
        <w:t xml:space="preserve"> (</w:t>
      </w:r>
      <w:r w:rsidR="001A27F6">
        <w:rPr>
          <w:rFonts w:ascii="Bell MT" w:hAnsi="Bell MT"/>
        </w:rPr>
        <w:t>Cosas genéricas; más abstracción</w:t>
      </w:r>
      <w:r w:rsidR="008A3608">
        <w:rPr>
          <w:rFonts w:ascii="Bell MT" w:hAnsi="Bell MT"/>
        </w:rPr>
        <w:t>)</w:t>
      </w:r>
      <w:r w:rsidR="00D80A95">
        <w:rPr>
          <w:rFonts w:ascii="Bell MT" w:hAnsi="Bell MT"/>
        </w:rPr>
        <w:t xml:space="preserve"> – Vehículo</w:t>
      </w:r>
    </w:p>
    <w:p w14:paraId="14DF5BF5" w14:textId="77777777" w:rsidR="008A3608" w:rsidRDefault="008A3608" w:rsidP="00353084">
      <w:pPr>
        <w:tabs>
          <w:tab w:val="left" w:pos="1214"/>
        </w:tabs>
        <w:rPr>
          <w:rFonts w:ascii="Bell MT" w:hAnsi="Bell MT"/>
        </w:rPr>
      </w:pPr>
    </w:p>
    <w:p w14:paraId="03AC2F35" w14:textId="77777777" w:rsidR="008A3608" w:rsidRDefault="008A3608" w:rsidP="00353084">
      <w:pPr>
        <w:tabs>
          <w:tab w:val="left" w:pos="1214"/>
        </w:tabs>
        <w:rPr>
          <w:rFonts w:ascii="Bell MT" w:hAnsi="Bell MT"/>
        </w:rPr>
      </w:pPr>
    </w:p>
    <w:p w14:paraId="159C1ED2" w14:textId="730009F2" w:rsidR="008A3608" w:rsidRPr="008B3878" w:rsidRDefault="00130F93" w:rsidP="00353084">
      <w:pPr>
        <w:tabs>
          <w:tab w:val="left" w:pos="1214"/>
        </w:tabs>
        <w:rPr>
          <w:rFonts w:ascii="Bell MT" w:hAnsi="Bell MT"/>
        </w:rPr>
      </w:pPr>
      <w:bookmarkStart w:id="36" w:name="_Toc160552194"/>
      <w:r w:rsidRPr="00130F93">
        <w:rPr>
          <w:rStyle w:val="Ttulo3Car"/>
          <w:rFonts w:ascii="Bell MT" w:hAnsi="Bell MT"/>
        </w:rPr>
        <w:t>SUBCLASES</w:t>
      </w:r>
      <w:bookmarkEnd w:id="36"/>
      <w:r w:rsidR="001A27F6">
        <w:rPr>
          <w:rFonts w:ascii="Bell MT" w:hAnsi="Bell MT"/>
        </w:rPr>
        <w:t xml:space="preserve"> (Cosas más concretas, men</w:t>
      </w:r>
      <w:r w:rsidR="00EC11D7">
        <w:rPr>
          <w:rFonts w:ascii="Bell MT" w:hAnsi="Bell MT"/>
        </w:rPr>
        <w:t>os abstracción</w:t>
      </w:r>
      <w:r w:rsidR="001A27F6">
        <w:rPr>
          <w:rFonts w:ascii="Bell MT" w:hAnsi="Bell MT"/>
        </w:rPr>
        <w:t>)</w:t>
      </w:r>
      <w:r w:rsidR="00D80A95">
        <w:rPr>
          <w:rFonts w:ascii="Bell MT" w:hAnsi="Bell MT"/>
        </w:rPr>
        <w:t xml:space="preserve"> – SUV, moto, coche, bici</w:t>
      </w:r>
    </w:p>
    <w:p w14:paraId="25E8400F" w14:textId="71026782" w:rsidR="008B3878" w:rsidRDefault="008B3878" w:rsidP="00353084">
      <w:pPr>
        <w:tabs>
          <w:tab w:val="left" w:pos="1214"/>
        </w:tabs>
        <w:rPr>
          <w:rFonts w:ascii="Bell MT" w:hAnsi="Bell MT"/>
        </w:rPr>
      </w:pPr>
    </w:p>
    <w:p w14:paraId="3F21DEF9" w14:textId="0449CCA8" w:rsidR="00EC11D7" w:rsidRPr="00EC11D7" w:rsidRDefault="00E03416" w:rsidP="00EC11D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96FA6F0" wp14:editId="138E25F0">
                <wp:simplePos x="0" y="0"/>
                <wp:positionH relativeFrom="column">
                  <wp:posOffset>2420017</wp:posOffset>
                </wp:positionH>
                <wp:positionV relativeFrom="paragraph">
                  <wp:posOffset>58735</wp:posOffset>
                </wp:positionV>
                <wp:extent cx="725474" cy="264496"/>
                <wp:effectExtent l="0" t="0" r="11430" b="15240"/>
                <wp:wrapNone/>
                <wp:docPr id="137594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474" cy="26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BED6B4" w14:textId="258F5C50" w:rsidR="008A3608" w:rsidRDefault="00C24A77">
                            <w:r>
                              <w:t>Vehículo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FA6F0" id="_x0000_s1050" type="#_x0000_t202" style="position:absolute;margin-left:190.55pt;margin-top:4.6pt;width:57.1pt;height:20.8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" fillcolor="white [3201]" strokeweight=".5pt">
                <v:textbox>
                  <w:txbxContent>
                    <w:p w14:paraId="00BED6B4" w14:textId="258F5C50" w:rsidR="008A3608" w:rsidRDefault="00C24A77">
                      <w:r>
                        <w:t>Vehículo</w:t>
                      </w:r>
                    </w:p>
                  </w:txbxContent>
                </v:textbox>
              </v:shape>
            </w:pict>
          </mc:Fallback>
        </mc:AlternateContent>
      </w:r>
    </w:p>
    <w:p w14:paraId="23A5FE4D" w14:textId="6BCD7D00" w:rsidR="00EC11D7" w:rsidRPr="00EC11D7" w:rsidRDefault="007E0A9F" w:rsidP="00EC11D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5414A2F" wp14:editId="1D37DB79">
                <wp:simplePos x="0" y="0"/>
                <wp:positionH relativeFrom="column">
                  <wp:posOffset>2729975</wp:posOffset>
                </wp:positionH>
                <wp:positionV relativeFrom="paragraph">
                  <wp:posOffset>153838</wp:posOffset>
                </wp:positionV>
                <wp:extent cx="0" cy="594927"/>
                <wp:effectExtent l="12700" t="0" r="12700" b="15240"/>
                <wp:wrapNone/>
                <wp:docPr id="1684458922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492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2D5F2" id="Conector recto 4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5pt,12.1pt" to="214.95pt,5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" strokecolor="#ffc000 [3207]" strokeweight="1.5pt">
                <v:stroke joinstyle="miter"/>
              </v:line>
            </w:pict>
          </mc:Fallback>
        </mc:AlternateContent>
      </w:r>
    </w:p>
    <w:p w14:paraId="18E89809" w14:textId="77777777" w:rsidR="00EC11D7" w:rsidRPr="00EC11D7" w:rsidRDefault="00EC11D7" w:rsidP="00EC11D7">
      <w:pPr>
        <w:rPr>
          <w:rFonts w:ascii="Bell MT" w:hAnsi="Bell MT"/>
        </w:rPr>
      </w:pPr>
    </w:p>
    <w:p w14:paraId="37C5B850" w14:textId="01FA424C" w:rsidR="00EC11D7" w:rsidRPr="00EC11D7" w:rsidRDefault="00EC11D7" w:rsidP="00EC11D7">
      <w:pPr>
        <w:rPr>
          <w:rFonts w:ascii="Bell MT" w:hAnsi="Bell MT"/>
        </w:rPr>
      </w:pPr>
    </w:p>
    <w:p w14:paraId="2D06317D" w14:textId="2A18C3E0" w:rsidR="00EC11D7" w:rsidRPr="00EC11D7" w:rsidRDefault="00EA141F" w:rsidP="00EC11D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31F3481" wp14:editId="2E6AD35A">
                <wp:simplePos x="0" y="0"/>
                <wp:positionH relativeFrom="column">
                  <wp:posOffset>2612877</wp:posOffset>
                </wp:positionH>
                <wp:positionV relativeFrom="paragraph">
                  <wp:posOffset>111006</wp:posOffset>
                </wp:positionV>
                <wp:extent cx="230736" cy="124342"/>
                <wp:effectExtent l="12700" t="12700" r="23495" b="15875"/>
                <wp:wrapNone/>
                <wp:docPr id="1364496325" name="Tri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736" cy="124342"/>
                        </a:xfrm>
                        <a:prstGeom prst="triangl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F6AA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28" o:spid="_x0000_s1026" type="#_x0000_t5" style="position:absolute;margin-left:205.75pt;margin-top:8.75pt;width:18.15pt;height:9.8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" fillcolor="#ffc000 [3207]" strokecolor="#ffc000 [3207]" strokeweight="1pt"/>
            </w:pict>
          </mc:Fallback>
        </mc:AlternateContent>
      </w:r>
    </w:p>
    <w:p w14:paraId="1FF94B76" w14:textId="6E841759" w:rsidR="00EC11D7" w:rsidRPr="00EC11D7" w:rsidRDefault="007E0A9F" w:rsidP="00EA5B71">
      <w:pPr>
        <w:jc w:val="center"/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CE496FD" wp14:editId="4A8C48BA">
                <wp:simplePos x="0" y="0"/>
                <wp:positionH relativeFrom="column">
                  <wp:posOffset>4982116</wp:posOffset>
                </wp:positionH>
                <wp:positionV relativeFrom="paragraph">
                  <wp:posOffset>72007</wp:posOffset>
                </wp:positionV>
                <wp:extent cx="0" cy="289581"/>
                <wp:effectExtent l="12700" t="0" r="12700" b="15240"/>
                <wp:wrapNone/>
                <wp:docPr id="51678796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8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289B9" id="Conector recto 5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3pt,5.65pt" to="392.3pt,2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" strokecolor="#ffc000 [3207]" strokeweight="1.5pt">
                <v:stroke joinstyle="miter"/>
              </v:lin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6F0A9D8" wp14:editId="6008F059">
                <wp:simplePos x="0" y="0"/>
                <wp:positionH relativeFrom="column">
                  <wp:posOffset>3461118</wp:posOffset>
                </wp:positionH>
                <wp:positionV relativeFrom="paragraph">
                  <wp:posOffset>72007</wp:posOffset>
                </wp:positionV>
                <wp:extent cx="0" cy="289581"/>
                <wp:effectExtent l="12700" t="0" r="12700" b="15240"/>
                <wp:wrapNone/>
                <wp:docPr id="89800204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8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97BD9" id="Conector recto 5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55pt,5.65pt" to="272.55pt,2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" strokecolor="#ffc000 [3207]" strokeweight="1.5pt">
                <v:stroke joinstyle="miter"/>
              </v:lin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1174EAC" wp14:editId="68CD0CE9">
                <wp:simplePos x="0" y="0"/>
                <wp:positionH relativeFrom="column">
                  <wp:posOffset>1768344</wp:posOffset>
                </wp:positionH>
                <wp:positionV relativeFrom="paragraph">
                  <wp:posOffset>73629</wp:posOffset>
                </wp:positionV>
                <wp:extent cx="0" cy="289581"/>
                <wp:effectExtent l="12700" t="0" r="12700" b="15240"/>
                <wp:wrapNone/>
                <wp:docPr id="1377809841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8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1CC7A" id="Conector recto 5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5pt,5.8pt" to="139.25pt,2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" strokecolor="#ffc000 [3207]" strokeweight="1.5pt">
                <v:stroke joinstyle="miter"/>
              </v:lin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0A9CC0B" wp14:editId="0E7176D8">
                <wp:simplePos x="0" y="0"/>
                <wp:positionH relativeFrom="column">
                  <wp:posOffset>455311</wp:posOffset>
                </wp:positionH>
                <wp:positionV relativeFrom="paragraph">
                  <wp:posOffset>71220</wp:posOffset>
                </wp:positionV>
                <wp:extent cx="0" cy="289581"/>
                <wp:effectExtent l="12700" t="0" r="12700" b="15240"/>
                <wp:wrapNone/>
                <wp:docPr id="645430697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8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48EE5" id="Conector recto 5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85pt,5.6pt" to="35.85pt,2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" strokecolor="#ffc000 [3207]" strokeweight="1.5pt">
                <v:stroke joinstyle="miter"/>
              </v:lin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E36DC3" wp14:editId="3DA9CCFA">
                <wp:simplePos x="0" y="0"/>
                <wp:positionH relativeFrom="column">
                  <wp:posOffset>455311</wp:posOffset>
                </wp:positionH>
                <wp:positionV relativeFrom="paragraph">
                  <wp:posOffset>73634</wp:posOffset>
                </wp:positionV>
                <wp:extent cx="4526658" cy="0"/>
                <wp:effectExtent l="0" t="12700" r="20320" b="12700"/>
                <wp:wrapNone/>
                <wp:docPr id="2006123666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665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3CBF3" id="Conector recto 3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85pt,5.8pt" to="392.3pt,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" strokecolor="#ffc000 [3207]" strokeweight="1.5pt">
                <v:stroke joinstyle="miter"/>
              </v:line>
            </w:pict>
          </mc:Fallback>
        </mc:AlternateContent>
      </w:r>
    </w:p>
    <w:p w14:paraId="143D7978" w14:textId="385906B2" w:rsidR="00EC11D7" w:rsidRPr="00EC11D7" w:rsidRDefault="00EC11D7" w:rsidP="00EC11D7">
      <w:pPr>
        <w:rPr>
          <w:rFonts w:ascii="Bell MT" w:hAnsi="Bell MT"/>
        </w:rPr>
      </w:pPr>
    </w:p>
    <w:p w14:paraId="14C1AA6F" w14:textId="20680D71" w:rsidR="00EC11D7" w:rsidRPr="00EC11D7" w:rsidRDefault="00124279" w:rsidP="003C5B32">
      <w:pPr>
        <w:tabs>
          <w:tab w:val="left" w:pos="2809"/>
        </w:tabs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8805A53" wp14:editId="0D0F2F48">
                <wp:simplePos x="0" y="0"/>
                <wp:positionH relativeFrom="column">
                  <wp:posOffset>1489360</wp:posOffset>
                </wp:positionH>
                <wp:positionV relativeFrom="paragraph">
                  <wp:posOffset>20955</wp:posOffset>
                </wp:positionV>
                <wp:extent cx="558800" cy="256540"/>
                <wp:effectExtent l="0" t="0" r="12700" b="10160"/>
                <wp:wrapNone/>
                <wp:docPr id="204368786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99D83" w14:textId="1208D18B" w:rsidR="003C5B32" w:rsidRDefault="003C5B32" w:rsidP="003C5B32">
                            <w:r>
                              <w:t>Moto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05A53" id="Cuadro de texto 2" o:spid="_x0000_s1051" type="#_x0000_t202" style="position:absolute;margin-left:117.25pt;margin-top:1.65pt;width:44pt;height:20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" fillcolor="white [3201]" strokeweight=".5pt">
                <v:textbox>
                  <w:txbxContent>
                    <w:p w14:paraId="46C99D83" w14:textId="1208D18B" w:rsidR="003C5B32" w:rsidRDefault="003C5B32" w:rsidP="003C5B32">
                      <w:r>
                        <w:t>Moto</w:t>
                      </w:r>
                    </w:p>
                  </w:txbxContent>
                </v:textbox>
              </v:shape>
            </w:pict>
          </mc:Fallback>
        </mc:AlternateContent>
      </w:r>
      <w:r w:rsidR="005D2FF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9A9086A" wp14:editId="4AFBFD06">
                <wp:simplePos x="0" y="0"/>
                <wp:positionH relativeFrom="column">
                  <wp:posOffset>4792345</wp:posOffset>
                </wp:positionH>
                <wp:positionV relativeFrom="paragraph">
                  <wp:posOffset>19685</wp:posOffset>
                </wp:positionV>
                <wp:extent cx="430530" cy="256540"/>
                <wp:effectExtent l="0" t="0" r="13970" b="10160"/>
                <wp:wrapNone/>
                <wp:docPr id="36412938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BE72C9" w14:textId="1F8A9B3F" w:rsidR="00EA5B71" w:rsidRDefault="005D2FFF" w:rsidP="00EA5B71">
                            <w:r>
                              <w:t>Bici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9086A" id="_x0000_s1052" type="#_x0000_t202" style="position:absolute;margin-left:377.35pt;margin-top:1.55pt;width:33.9pt;height:20.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" fillcolor="white [3201]" strokeweight=".5pt">
                <v:textbox>
                  <w:txbxContent>
                    <w:p w14:paraId="5BBE72C9" w14:textId="1F8A9B3F" w:rsidR="00EA5B71" w:rsidRDefault="005D2FFF" w:rsidP="00EA5B71">
                      <w:r>
                        <w:t>Bici</w:t>
                      </w:r>
                    </w:p>
                  </w:txbxContent>
                </v:textbox>
              </v:shape>
            </w:pict>
          </mc:Fallback>
        </mc:AlternateContent>
      </w:r>
      <w:r w:rsidR="005D2FF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29188A1" wp14:editId="52D86DF5">
                <wp:simplePos x="0" y="0"/>
                <wp:positionH relativeFrom="column">
                  <wp:posOffset>3144520</wp:posOffset>
                </wp:positionH>
                <wp:positionV relativeFrom="paragraph">
                  <wp:posOffset>20955</wp:posOffset>
                </wp:positionV>
                <wp:extent cx="603885" cy="256540"/>
                <wp:effectExtent l="0" t="0" r="18415" b="10160"/>
                <wp:wrapNone/>
                <wp:docPr id="113522921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BD763" w14:textId="38FE250B" w:rsidR="00E03416" w:rsidRDefault="003C5B32" w:rsidP="00E03416">
                            <w:r>
                              <w:t>Coche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188A1" id="_x0000_s1053" type="#_x0000_t202" style="position:absolute;margin-left:247.6pt;margin-top:1.65pt;width:47.55pt;height:20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" fillcolor="white [3201]" strokeweight=".5pt">
                <v:textbox>
                  <w:txbxContent>
                    <w:p w14:paraId="0B7BD763" w14:textId="38FE250B" w:rsidR="00E03416" w:rsidRDefault="003C5B32" w:rsidP="00E03416">
                      <w:r>
                        <w:t>Coche</w:t>
                      </w:r>
                    </w:p>
                  </w:txbxContent>
                </v:textbox>
              </v:shape>
            </w:pict>
          </mc:Fallback>
        </mc:AlternateContent>
      </w:r>
      <w:r w:rsidR="005D2FF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BC10EE4" wp14:editId="224A238F">
                <wp:simplePos x="0" y="0"/>
                <wp:positionH relativeFrom="column">
                  <wp:posOffset>205105</wp:posOffset>
                </wp:positionH>
                <wp:positionV relativeFrom="paragraph">
                  <wp:posOffset>21427</wp:posOffset>
                </wp:positionV>
                <wp:extent cx="506320" cy="256939"/>
                <wp:effectExtent l="0" t="0" r="14605" b="10160"/>
                <wp:wrapNone/>
                <wp:docPr id="61416336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320" cy="256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0E281" w14:textId="4FB21A28" w:rsidR="00E03416" w:rsidRDefault="00E03416">
                            <w:r>
                              <w:t>SUV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0EE4" id="_x0000_s1054" type="#_x0000_t202" style="position:absolute;margin-left:16.15pt;margin-top:1.7pt;width:39.85pt;height:20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" fillcolor="white [3201]" strokeweight=".5pt">
                <v:textbox>
                  <w:txbxContent>
                    <w:p w14:paraId="27D0E281" w14:textId="4FB21A28" w:rsidR="00E03416" w:rsidRDefault="00E03416">
                      <w:r>
                        <w:t>SUV</w:t>
                      </w:r>
                    </w:p>
                  </w:txbxContent>
                </v:textbox>
              </v:shape>
            </w:pict>
          </mc:Fallback>
        </mc:AlternateContent>
      </w:r>
      <w:r w:rsidR="003C5B32">
        <w:rPr>
          <w:rFonts w:ascii="Bell MT" w:hAnsi="Bell MT"/>
        </w:rPr>
        <w:tab/>
      </w:r>
    </w:p>
    <w:p w14:paraId="6BC867BB" w14:textId="24490402" w:rsidR="00EC11D7" w:rsidRPr="00EC11D7" w:rsidRDefault="00EC11D7" w:rsidP="00EC11D7">
      <w:pPr>
        <w:rPr>
          <w:rFonts w:ascii="Bell MT" w:hAnsi="Bell MT"/>
        </w:rPr>
      </w:pPr>
    </w:p>
    <w:p w14:paraId="784A969F" w14:textId="122DD2F2" w:rsidR="00EC11D7" w:rsidRPr="00EC11D7" w:rsidRDefault="00EC11D7" w:rsidP="00EC11D7">
      <w:pPr>
        <w:rPr>
          <w:rFonts w:ascii="Bell MT" w:hAnsi="Bell MT"/>
        </w:rPr>
      </w:pPr>
    </w:p>
    <w:p w14:paraId="5A2FD0A1" w14:textId="443E47FE" w:rsidR="00EC11D7" w:rsidRPr="00EC11D7" w:rsidRDefault="00EC11D7" w:rsidP="00EC11D7">
      <w:pPr>
        <w:rPr>
          <w:rFonts w:ascii="Bell MT" w:hAnsi="Bell MT"/>
        </w:rPr>
      </w:pPr>
    </w:p>
    <w:p w14:paraId="41AD1F74" w14:textId="4C86E821" w:rsidR="00EC11D7" w:rsidRDefault="00EC11D7" w:rsidP="00EC11D7">
      <w:pPr>
        <w:rPr>
          <w:rFonts w:ascii="Bell MT" w:hAnsi="Bell MT"/>
        </w:rPr>
      </w:pPr>
    </w:p>
    <w:p w14:paraId="24DED9B7" w14:textId="5329A817" w:rsidR="00FE5B16" w:rsidRPr="00FE5B16" w:rsidRDefault="00EC11D7" w:rsidP="00EC11D7">
      <w:pPr>
        <w:rPr>
          <w:rFonts w:ascii="Bell MT" w:hAnsi="Bell MT"/>
        </w:rPr>
      </w:pPr>
      <w:proofErr w:type="spellStart"/>
      <w:r w:rsidRPr="00130F93">
        <w:rPr>
          <w:rFonts w:ascii="Courier New" w:hAnsi="Courier New" w:cs="Courier New"/>
          <w:highlight w:val="yellow"/>
        </w:rPr>
        <w:t>abstract</w:t>
      </w:r>
      <w:proofErr w:type="spellEnd"/>
      <w:r w:rsidRPr="00D564D4">
        <w:rPr>
          <w:rFonts w:ascii="Courier New" w:hAnsi="Courier New" w:cs="Courier New"/>
        </w:rPr>
        <w:t xml:space="preserve"> </w:t>
      </w:r>
      <w:proofErr w:type="spellStart"/>
      <w:r w:rsidRPr="00D564D4">
        <w:rPr>
          <w:rFonts w:ascii="Courier New" w:hAnsi="Courier New" w:cs="Courier New"/>
        </w:rPr>
        <w:t>public</w:t>
      </w:r>
      <w:proofErr w:type="spellEnd"/>
      <w:r w:rsidRPr="00D564D4">
        <w:rPr>
          <w:rFonts w:ascii="Courier New" w:hAnsi="Courier New" w:cs="Courier New"/>
        </w:rPr>
        <w:t xml:space="preserve"> </w:t>
      </w:r>
      <w:proofErr w:type="spellStart"/>
      <w:r w:rsidRPr="00D564D4">
        <w:rPr>
          <w:rFonts w:ascii="Courier New" w:hAnsi="Courier New" w:cs="Courier New"/>
        </w:rPr>
        <w:t>class</w:t>
      </w:r>
      <w:proofErr w:type="spellEnd"/>
      <w:r w:rsidRPr="00D564D4">
        <w:rPr>
          <w:rFonts w:ascii="Courier New" w:hAnsi="Courier New" w:cs="Courier New"/>
        </w:rPr>
        <w:t xml:space="preserve"> </w:t>
      </w:r>
      <w:r w:rsidR="00FE5B16" w:rsidRPr="00D564D4">
        <w:rPr>
          <w:rFonts w:ascii="Courier New" w:hAnsi="Courier New" w:cs="Courier New"/>
        </w:rPr>
        <w:t>VEHICULO {</w:t>
      </w:r>
      <w:r w:rsidR="00FE5B16" w:rsidRPr="00D564D4">
        <w:rPr>
          <w:rFonts w:ascii="Courier New" w:hAnsi="Courier New" w:cs="Courier New"/>
        </w:rPr>
        <w:tab/>
      </w:r>
      <w:r w:rsidR="00D564D4">
        <w:rPr>
          <w:rFonts w:ascii="Bell MT" w:hAnsi="Bell MT"/>
        </w:rPr>
        <w:t xml:space="preserve">   </w:t>
      </w:r>
      <w:r w:rsidR="00FE5B16" w:rsidRPr="00FE5B16">
        <w:rPr>
          <w:rFonts w:ascii="Bell MT" w:hAnsi="Bell MT"/>
        </w:rPr>
        <w:t>//No se puede instanciar porque no existe</w:t>
      </w:r>
    </w:p>
    <w:p w14:paraId="742D6FF0" w14:textId="40AC1643" w:rsidR="00EC11D7" w:rsidRDefault="00FE5B16" w:rsidP="00EC11D7">
      <w:pPr>
        <w:rPr>
          <w:rFonts w:ascii="Bell MT" w:hAnsi="Bell MT"/>
          <w:lang w:val="en-US"/>
        </w:rPr>
      </w:pPr>
      <w:r w:rsidRPr="00FE5B16">
        <w:rPr>
          <w:rFonts w:ascii="Bell MT" w:hAnsi="Bell MT"/>
          <w:lang w:val="en-US"/>
        </w:rPr>
        <w:t>}</w:t>
      </w:r>
    </w:p>
    <w:p w14:paraId="1971C5B2" w14:textId="77777777" w:rsidR="00FE5B16" w:rsidRDefault="00FE5B16" w:rsidP="00EC11D7">
      <w:pPr>
        <w:rPr>
          <w:rFonts w:ascii="Bell MT" w:hAnsi="Bell MT"/>
          <w:lang w:val="en-US"/>
        </w:rPr>
      </w:pPr>
    </w:p>
    <w:p w14:paraId="0072103A" w14:textId="45C81489" w:rsidR="00FE5B16" w:rsidRDefault="00D564D4" w:rsidP="00D564D4">
      <w:pPr>
        <w:pStyle w:val="Prrafodelista"/>
        <w:numPr>
          <w:ilvl w:val="0"/>
          <w:numId w:val="3"/>
        </w:numPr>
        <w:rPr>
          <w:rFonts w:ascii="Bell MT" w:hAnsi="Bell MT"/>
        </w:rPr>
      </w:pPr>
      <w:r w:rsidRPr="0008699B">
        <w:rPr>
          <w:rFonts w:ascii="Bell MT" w:hAnsi="Bell MT"/>
        </w:rPr>
        <w:t xml:space="preserve">Si intentamos </w:t>
      </w:r>
      <w:r w:rsidR="0008699B" w:rsidRPr="0008699B">
        <w:rPr>
          <w:rFonts w:ascii="Bell MT" w:hAnsi="Bell MT"/>
        </w:rPr>
        <w:t>crear un nuevo objeto</w:t>
      </w:r>
      <w:r w:rsidR="0008699B">
        <w:rPr>
          <w:rFonts w:ascii="Bell MT" w:hAnsi="Bell MT"/>
        </w:rPr>
        <w:t>:</w:t>
      </w:r>
    </w:p>
    <w:p w14:paraId="58609984" w14:textId="77777777" w:rsidR="0008699B" w:rsidRPr="0008699B" w:rsidRDefault="0008699B" w:rsidP="0008699B">
      <w:pPr>
        <w:pStyle w:val="Prrafodelista"/>
        <w:rPr>
          <w:rFonts w:ascii="Bell MT" w:hAnsi="Bell MT"/>
        </w:rPr>
      </w:pPr>
    </w:p>
    <w:p w14:paraId="0693055C" w14:textId="6AF16D08" w:rsidR="00FE5B16" w:rsidRPr="00D564D4" w:rsidRDefault="00FE5B16" w:rsidP="00EC11D7">
      <w:pPr>
        <w:rPr>
          <w:rFonts w:ascii="Courier New" w:hAnsi="Courier New" w:cs="Courier New"/>
          <w:lang w:val="en-US"/>
        </w:rPr>
      </w:pPr>
      <w:r w:rsidRPr="00D564D4">
        <w:rPr>
          <w:rFonts w:ascii="Courier New" w:hAnsi="Courier New" w:cs="Courier New"/>
          <w:lang w:val="en-US"/>
        </w:rPr>
        <w:t>VEHICULO V= new VEHICULO;</w:t>
      </w:r>
    </w:p>
    <w:p w14:paraId="0EBCCEFF" w14:textId="77777777" w:rsidR="00FE5B16" w:rsidRDefault="00FE5B16" w:rsidP="00EC11D7">
      <w:pPr>
        <w:rPr>
          <w:rFonts w:ascii="Bell MT" w:hAnsi="Bell MT"/>
          <w:lang w:val="en-US"/>
        </w:rPr>
      </w:pPr>
    </w:p>
    <w:p w14:paraId="1CC4C00E" w14:textId="5476B4B2" w:rsidR="00FE5B16" w:rsidRPr="00B32DDD" w:rsidRDefault="00B32DDD" w:rsidP="00B32DDD">
      <w:pPr>
        <w:pStyle w:val="Prrafodelista"/>
        <w:numPr>
          <w:ilvl w:val="0"/>
          <w:numId w:val="3"/>
        </w:numPr>
        <w:rPr>
          <w:rFonts w:ascii="Bell MT" w:hAnsi="Bell MT"/>
        </w:rPr>
      </w:pPr>
      <w:r>
        <w:rPr>
          <w:rFonts w:ascii="Bell MT" w:hAnsi="Bell MT"/>
        </w:rPr>
        <w:t>N</w:t>
      </w:r>
      <w:r w:rsidR="00FE5B16" w:rsidRPr="00B32DDD">
        <w:rPr>
          <w:rFonts w:ascii="Bell MT" w:hAnsi="Bell MT"/>
        </w:rPr>
        <w:t xml:space="preserve">os da error, </w:t>
      </w:r>
      <w:r w:rsidR="00C53003">
        <w:rPr>
          <w:rFonts w:ascii="Bell MT" w:hAnsi="Bell MT"/>
        </w:rPr>
        <w:t xml:space="preserve">porque </w:t>
      </w:r>
      <w:r w:rsidR="00C24A77" w:rsidRPr="00B32DDD">
        <w:rPr>
          <w:rFonts w:ascii="Bell MT" w:hAnsi="Bell MT"/>
        </w:rPr>
        <w:t xml:space="preserve">es una clase a la que puedes programar unos métodos </w:t>
      </w:r>
      <w:r w:rsidR="00B72A90" w:rsidRPr="00B32DDD">
        <w:rPr>
          <w:rFonts w:ascii="Bell MT" w:hAnsi="Bell MT"/>
        </w:rPr>
        <w:t>que usarán las subclases.</w:t>
      </w:r>
    </w:p>
    <w:p w14:paraId="2865F0EA" w14:textId="77777777" w:rsidR="00B72A90" w:rsidRDefault="00B72A90" w:rsidP="00EC11D7">
      <w:pPr>
        <w:rPr>
          <w:rFonts w:ascii="Bell MT" w:hAnsi="Bell MT"/>
        </w:rPr>
      </w:pPr>
    </w:p>
    <w:p w14:paraId="228DA860" w14:textId="3ECB81EF" w:rsidR="00B72A90" w:rsidRDefault="00B72A90" w:rsidP="00EC11D7">
      <w:pPr>
        <w:rPr>
          <w:rFonts w:ascii="Bell MT" w:hAnsi="Bell MT"/>
        </w:rPr>
      </w:pPr>
      <w:r w:rsidRPr="00D564D4">
        <w:rPr>
          <w:rFonts w:ascii="Courier New" w:hAnsi="Courier New" w:cs="Courier New"/>
        </w:rPr>
        <w:t>VEHICULO V= new SUV</w:t>
      </w:r>
      <w:r w:rsidR="00E03416">
        <w:rPr>
          <w:rFonts w:ascii="Bell MT" w:hAnsi="Bell MT"/>
        </w:rPr>
        <w:t xml:space="preserve">; </w:t>
      </w:r>
      <w:r w:rsidR="00E03416" w:rsidRPr="00D564D4">
        <w:rPr>
          <w:rFonts w:ascii="Bell MT" w:hAnsi="Bell MT"/>
          <w:sz w:val="20"/>
          <w:szCs w:val="20"/>
        </w:rPr>
        <w:t xml:space="preserve">(del SUV solo puedo llamar los métodos genéricos, los del </w:t>
      </w:r>
      <w:r w:rsidR="00D564D4" w:rsidRPr="00D564D4">
        <w:rPr>
          <w:rFonts w:ascii="Bell MT" w:hAnsi="Bell MT"/>
          <w:sz w:val="20"/>
          <w:szCs w:val="20"/>
        </w:rPr>
        <w:t>vehículo</w:t>
      </w:r>
      <w:r w:rsidR="00E03416" w:rsidRPr="00D564D4">
        <w:rPr>
          <w:rFonts w:ascii="Bell MT" w:hAnsi="Bell MT"/>
          <w:sz w:val="20"/>
          <w:szCs w:val="20"/>
        </w:rPr>
        <w:t>)</w:t>
      </w:r>
    </w:p>
    <w:p w14:paraId="0B49FEA2" w14:textId="77777777" w:rsidR="003C5B32" w:rsidRDefault="003C5B32" w:rsidP="00EC11D7">
      <w:pPr>
        <w:rPr>
          <w:rFonts w:ascii="Bell MT" w:hAnsi="Bell MT"/>
        </w:rPr>
      </w:pPr>
    </w:p>
    <w:p w14:paraId="72DE3839" w14:textId="09740701" w:rsidR="003C5B32" w:rsidRPr="00124279" w:rsidRDefault="003C5B32" w:rsidP="00EC11D7">
      <w:pPr>
        <w:rPr>
          <w:rFonts w:ascii="Courier New" w:hAnsi="Courier New" w:cs="Courier New"/>
          <w:lang w:val="en-US"/>
        </w:rPr>
      </w:pPr>
      <w:r w:rsidRPr="00124279">
        <w:rPr>
          <w:rFonts w:ascii="Courier New" w:hAnsi="Courier New" w:cs="Courier New"/>
          <w:lang w:val="en-US"/>
        </w:rPr>
        <w:t>SUV s = v;</w:t>
      </w:r>
    </w:p>
    <w:p w14:paraId="2735480D" w14:textId="6FABE212" w:rsidR="003C5B32" w:rsidRPr="00124279" w:rsidRDefault="003C5B32" w:rsidP="00EC11D7">
      <w:pPr>
        <w:rPr>
          <w:rFonts w:ascii="Courier New" w:hAnsi="Courier New" w:cs="Courier New"/>
          <w:lang w:val="en-US"/>
        </w:rPr>
      </w:pPr>
      <w:r w:rsidRPr="00124279">
        <w:rPr>
          <w:rFonts w:ascii="Courier New" w:hAnsi="Courier New" w:cs="Courier New"/>
          <w:lang w:val="en-US"/>
        </w:rPr>
        <w:t>SUV s2 = (SUV)</w:t>
      </w:r>
      <w:r w:rsidR="00EA5B71" w:rsidRPr="00124279">
        <w:rPr>
          <w:rFonts w:ascii="Courier New" w:hAnsi="Courier New" w:cs="Courier New"/>
          <w:lang w:val="en-US"/>
        </w:rPr>
        <w:t>v;</w:t>
      </w:r>
    </w:p>
    <w:p w14:paraId="398C9683" w14:textId="77777777" w:rsidR="00EB6BC2" w:rsidRPr="00124279" w:rsidRDefault="00EB6BC2" w:rsidP="00EC11D7">
      <w:pPr>
        <w:rPr>
          <w:rFonts w:ascii="Bell MT" w:hAnsi="Bell MT"/>
          <w:lang w:val="en-US"/>
        </w:rPr>
      </w:pPr>
    </w:p>
    <w:p w14:paraId="38F53785" w14:textId="77777777" w:rsidR="0075143C" w:rsidRPr="00124279" w:rsidRDefault="0075143C" w:rsidP="00EC11D7">
      <w:pPr>
        <w:rPr>
          <w:rFonts w:ascii="Bell MT" w:hAnsi="Bell MT"/>
          <w:lang w:val="en-US"/>
        </w:rPr>
      </w:pPr>
    </w:p>
    <w:p w14:paraId="05704DE3" w14:textId="77777777" w:rsidR="00953323" w:rsidRPr="00124279" w:rsidRDefault="00953323" w:rsidP="00EC11D7">
      <w:pPr>
        <w:rPr>
          <w:rFonts w:ascii="Bell MT" w:hAnsi="Bell MT"/>
          <w:lang w:val="en-US"/>
        </w:rPr>
      </w:pPr>
    </w:p>
    <w:p w14:paraId="0A72E993" w14:textId="77777777" w:rsidR="00953323" w:rsidRPr="00124279" w:rsidRDefault="00953323" w:rsidP="00EC11D7">
      <w:pPr>
        <w:rPr>
          <w:rFonts w:ascii="Bell MT" w:hAnsi="Bell MT"/>
          <w:lang w:val="en-US"/>
        </w:rPr>
      </w:pPr>
    </w:p>
    <w:p w14:paraId="7D3EE815" w14:textId="77777777" w:rsidR="00953323" w:rsidRPr="00124279" w:rsidRDefault="00953323" w:rsidP="00EC11D7">
      <w:pPr>
        <w:rPr>
          <w:rFonts w:ascii="Bell MT" w:hAnsi="Bell MT"/>
          <w:lang w:val="en-US"/>
        </w:rPr>
      </w:pPr>
    </w:p>
    <w:p w14:paraId="3511D7AE" w14:textId="77777777" w:rsidR="00953323" w:rsidRPr="00124279" w:rsidRDefault="00953323" w:rsidP="00EC11D7">
      <w:pPr>
        <w:rPr>
          <w:rFonts w:ascii="Bell MT" w:hAnsi="Bell MT"/>
          <w:lang w:val="en-US"/>
        </w:rPr>
      </w:pPr>
    </w:p>
    <w:p w14:paraId="7C045016" w14:textId="77777777" w:rsidR="00953323" w:rsidRPr="00124279" w:rsidRDefault="00953323" w:rsidP="00EC11D7">
      <w:pPr>
        <w:rPr>
          <w:rFonts w:ascii="Bell MT" w:hAnsi="Bell MT"/>
          <w:lang w:val="en-US"/>
        </w:rPr>
      </w:pPr>
    </w:p>
    <w:p w14:paraId="17A413F8" w14:textId="77777777" w:rsidR="00953323" w:rsidRPr="00124279" w:rsidRDefault="00953323" w:rsidP="00EC11D7">
      <w:pPr>
        <w:rPr>
          <w:rFonts w:ascii="Bell MT" w:hAnsi="Bell MT"/>
          <w:lang w:val="en-US"/>
        </w:rPr>
      </w:pPr>
    </w:p>
    <w:p w14:paraId="42C53CC1" w14:textId="77777777" w:rsidR="00953323" w:rsidRPr="00124279" w:rsidRDefault="00953323" w:rsidP="00EC11D7">
      <w:pPr>
        <w:rPr>
          <w:rFonts w:ascii="Bell MT" w:hAnsi="Bell MT"/>
          <w:lang w:val="en-US"/>
        </w:rPr>
      </w:pPr>
    </w:p>
    <w:p w14:paraId="79234210" w14:textId="77777777" w:rsidR="00953323" w:rsidRPr="00124279" w:rsidRDefault="00953323" w:rsidP="00EC11D7">
      <w:pPr>
        <w:rPr>
          <w:rFonts w:ascii="Bell MT" w:hAnsi="Bell MT"/>
          <w:lang w:val="en-US"/>
        </w:rPr>
      </w:pPr>
    </w:p>
    <w:p w14:paraId="18B147F8" w14:textId="77777777" w:rsidR="00953323" w:rsidRPr="00124279" w:rsidRDefault="00953323" w:rsidP="00EC11D7">
      <w:pPr>
        <w:rPr>
          <w:rFonts w:ascii="Bell MT" w:hAnsi="Bell MT"/>
          <w:lang w:val="en-US"/>
        </w:rPr>
      </w:pPr>
    </w:p>
    <w:p w14:paraId="679D1BB1" w14:textId="77777777" w:rsidR="00F73BE3" w:rsidRPr="00124279" w:rsidRDefault="00F73BE3" w:rsidP="00F73BE3">
      <w:pPr>
        <w:tabs>
          <w:tab w:val="left" w:pos="1214"/>
        </w:tabs>
        <w:rPr>
          <w:rFonts w:ascii="Bell MT" w:hAnsi="Bell MT"/>
          <w:lang w:val="en-US"/>
        </w:rPr>
      </w:pPr>
    </w:p>
    <w:p w14:paraId="113C3EBA" w14:textId="77777777" w:rsidR="00F73BE3" w:rsidRPr="00124279" w:rsidRDefault="00F73BE3" w:rsidP="00F73BE3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CA0DC23" wp14:editId="222A1DE2">
                <wp:simplePos x="0" y="0"/>
                <wp:positionH relativeFrom="column">
                  <wp:posOffset>2420017</wp:posOffset>
                </wp:positionH>
                <wp:positionV relativeFrom="paragraph">
                  <wp:posOffset>58735</wp:posOffset>
                </wp:positionV>
                <wp:extent cx="725474" cy="264496"/>
                <wp:effectExtent l="0" t="0" r="11430" b="15240"/>
                <wp:wrapNone/>
                <wp:docPr id="56195801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474" cy="26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0BC924" w14:textId="77777777" w:rsidR="00F73BE3" w:rsidRDefault="00F73BE3" w:rsidP="00F73BE3">
                            <w:r>
                              <w:t>Vehículo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0DC23" id="_x0000_s1055" type="#_x0000_t202" style="position:absolute;margin-left:190.55pt;margin-top:4.6pt;width:57.1pt;height:20.8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" fillcolor="white [3201]" strokeweight=".5pt">
                <v:textbox>
                  <w:txbxContent>
                    <w:p w14:paraId="350BC924" w14:textId="77777777" w:rsidR="00F73BE3" w:rsidRDefault="00F73BE3" w:rsidP="00F73BE3">
                      <w:r>
                        <w:t>Vehículo</w:t>
                      </w:r>
                    </w:p>
                  </w:txbxContent>
                </v:textbox>
              </v:shape>
            </w:pict>
          </mc:Fallback>
        </mc:AlternateContent>
      </w:r>
    </w:p>
    <w:p w14:paraId="4F3F2ED9" w14:textId="77777777" w:rsidR="00F73BE3" w:rsidRPr="00124279" w:rsidRDefault="00F73BE3" w:rsidP="00F73BE3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4C9218C" wp14:editId="469A9279">
                <wp:simplePos x="0" y="0"/>
                <wp:positionH relativeFrom="column">
                  <wp:posOffset>2728126</wp:posOffset>
                </wp:positionH>
                <wp:positionV relativeFrom="paragraph">
                  <wp:posOffset>155195</wp:posOffset>
                </wp:positionV>
                <wp:extent cx="0" cy="299103"/>
                <wp:effectExtent l="12700" t="0" r="12700" b="18415"/>
                <wp:wrapNone/>
                <wp:docPr id="1951221340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10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7844C" id="Conector recto 4" o:spid="_x0000_s1026" style="position:absolute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4.8pt,12.2pt" to="214.8pt,3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" strokecolor="#ffc000 [3207]" strokeweight="1.5pt">
                <v:stroke joinstyle="miter"/>
              </v:line>
            </w:pict>
          </mc:Fallback>
        </mc:AlternateContent>
      </w:r>
    </w:p>
    <w:p w14:paraId="45F52D66" w14:textId="77777777" w:rsidR="00F73BE3" w:rsidRPr="00124279" w:rsidRDefault="00F73BE3" w:rsidP="00F73BE3">
      <w:pPr>
        <w:rPr>
          <w:rFonts w:ascii="Bell MT" w:hAnsi="Bell MT"/>
          <w:lang w:val="en-US"/>
        </w:rPr>
      </w:pPr>
    </w:p>
    <w:p w14:paraId="69DB717A" w14:textId="6DA1E4C8" w:rsidR="00F73BE3" w:rsidRPr="00124279" w:rsidRDefault="00F226B4" w:rsidP="00F73BE3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6D2C85D" wp14:editId="38C955B4">
                <wp:simplePos x="0" y="0"/>
                <wp:positionH relativeFrom="column">
                  <wp:posOffset>2626895</wp:posOffset>
                </wp:positionH>
                <wp:positionV relativeFrom="paragraph">
                  <wp:posOffset>29233</wp:posOffset>
                </wp:positionV>
                <wp:extent cx="213645" cy="89612"/>
                <wp:effectExtent l="12700" t="12700" r="27940" b="12065"/>
                <wp:wrapNone/>
                <wp:docPr id="1457299507" name="Tri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45" cy="89612"/>
                        </a:xfrm>
                        <a:prstGeom prst="triangle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5088F" id="Triángulo 16" o:spid="_x0000_s1026" type="#_x0000_t5" style="position:absolute;margin-left:206.85pt;margin-top:2.3pt;width:16.8pt;height:7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" fillcolor="#ffc000 [3207]" strokecolor="#ffc000 [3207]" strokeweight="1pt"/>
            </w:pict>
          </mc:Fallback>
        </mc:AlternateContent>
      </w:r>
      <w:r w:rsidR="00953323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2F15C83" wp14:editId="23C04BDF">
                <wp:simplePos x="0" y="0"/>
                <wp:positionH relativeFrom="column">
                  <wp:posOffset>835701</wp:posOffset>
                </wp:positionH>
                <wp:positionV relativeFrom="paragraph">
                  <wp:posOffset>127564</wp:posOffset>
                </wp:positionV>
                <wp:extent cx="0" cy="289581"/>
                <wp:effectExtent l="12700" t="0" r="12700" b="15240"/>
                <wp:wrapNone/>
                <wp:docPr id="1951351283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8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09B9C" id="Conector recto 5" o:spid="_x0000_s1026" style="position:absolute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8pt,10.05pt" to="65.8pt,3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" strokecolor="#ffc000 [3207]" strokeweight="1.5pt">
                <v:stroke joinstyle="miter"/>
              </v:line>
            </w:pict>
          </mc:Fallback>
        </mc:AlternateContent>
      </w:r>
      <w:r w:rsidR="00953323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5154F78" wp14:editId="590842E7">
                <wp:simplePos x="0" y="0"/>
                <wp:positionH relativeFrom="column">
                  <wp:posOffset>2059038</wp:posOffset>
                </wp:positionH>
                <wp:positionV relativeFrom="paragraph">
                  <wp:posOffset>121920</wp:posOffset>
                </wp:positionV>
                <wp:extent cx="0" cy="289581"/>
                <wp:effectExtent l="12700" t="0" r="12700" b="15240"/>
                <wp:wrapNone/>
                <wp:docPr id="1325744911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8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B5164" id="Conector recto 5" o:spid="_x0000_s1026" style="position:absolute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15pt,9.6pt" to="162.15pt,3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" strokecolor="#ffc000 [3207]" strokeweight="1.5pt">
                <v:stroke joinstyle="miter"/>
              </v:line>
            </w:pict>
          </mc:Fallback>
        </mc:AlternateContent>
      </w:r>
      <w:r w:rsidR="00953323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7288A96" wp14:editId="5A569C6D">
                <wp:simplePos x="0" y="0"/>
                <wp:positionH relativeFrom="column">
                  <wp:posOffset>3456358</wp:posOffset>
                </wp:positionH>
                <wp:positionV relativeFrom="paragraph">
                  <wp:posOffset>120650</wp:posOffset>
                </wp:positionV>
                <wp:extent cx="0" cy="289581"/>
                <wp:effectExtent l="12700" t="0" r="12700" b="15240"/>
                <wp:wrapNone/>
                <wp:docPr id="1113406190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8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0CD570" id="Conector recto 5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15pt,9.5pt" to="272.15pt,3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" strokecolor="#ffc000 [3207]" strokeweight="1.5pt">
                <v:stroke joinstyle="miter"/>
              </v:line>
            </w:pict>
          </mc:Fallback>
        </mc:AlternateContent>
      </w:r>
      <w:r w:rsidR="00953323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85A26E9" wp14:editId="74BD8945">
                <wp:simplePos x="0" y="0"/>
                <wp:positionH relativeFrom="column">
                  <wp:posOffset>4780280</wp:posOffset>
                </wp:positionH>
                <wp:positionV relativeFrom="paragraph">
                  <wp:posOffset>120650</wp:posOffset>
                </wp:positionV>
                <wp:extent cx="0" cy="289560"/>
                <wp:effectExtent l="12700" t="0" r="12700" b="15240"/>
                <wp:wrapNone/>
                <wp:docPr id="484772819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AB536A" id="Conector recto 5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4pt,9.5pt" to="376.4pt,3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" strokecolor="#ffc000 [3207]" strokeweight="1.5pt">
                <v:stroke joinstyle="miter"/>
              </v:line>
            </w:pict>
          </mc:Fallback>
        </mc:AlternateContent>
      </w:r>
      <w:r w:rsidR="00953323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F005D08" wp14:editId="652192B2">
                <wp:simplePos x="0" y="0"/>
                <wp:positionH relativeFrom="column">
                  <wp:posOffset>835351</wp:posOffset>
                </wp:positionH>
                <wp:positionV relativeFrom="paragraph">
                  <wp:posOffset>110816</wp:posOffset>
                </wp:positionV>
                <wp:extent cx="3948157" cy="4374"/>
                <wp:effectExtent l="0" t="12700" r="14605" b="21590"/>
                <wp:wrapNone/>
                <wp:docPr id="2049001568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8157" cy="437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F3113" id="Conector recto 3" o:spid="_x0000_s1026" style="position:absolute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8pt,8.75pt" to="376.7pt,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" strokecolor="#ffc000 [3207]" strokeweight="1.5pt">
                <v:stroke joinstyle="miter"/>
              </v:line>
            </w:pict>
          </mc:Fallback>
        </mc:AlternateContent>
      </w:r>
    </w:p>
    <w:p w14:paraId="229D43D7" w14:textId="34400A40" w:rsidR="00F73BE3" w:rsidRPr="00124279" w:rsidRDefault="00F73BE3" w:rsidP="00F73BE3">
      <w:pPr>
        <w:rPr>
          <w:rFonts w:ascii="Bell MT" w:hAnsi="Bell MT"/>
          <w:lang w:val="en-US"/>
        </w:rPr>
      </w:pPr>
    </w:p>
    <w:p w14:paraId="064065E0" w14:textId="0A81075D" w:rsidR="00F73BE3" w:rsidRPr="00124279" w:rsidRDefault="00953323" w:rsidP="00F73BE3">
      <w:pPr>
        <w:jc w:val="center"/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5092608" wp14:editId="285D1F16">
                <wp:simplePos x="0" y="0"/>
                <wp:positionH relativeFrom="column">
                  <wp:posOffset>4457700</wp:posOffset>
                </wp:positionH>
                <wp:positionV relativeFrom="paragraph">
                  <wp:posOffset>106573</wp:posOffset>
                </wp:positionV>
                <wp:extent cx="649481" cy="256540"/>
                <wp:effectExtent l="0" t="0" r="11430" b="10160"/>
                <wp:wrapNone/>
                <wp:docPr id="63753580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481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EC518E" w14:textId="12413561" w:rsidR="00F73BE3" w:rsidRPr="00953323" w:rsidRDefault="00953323" w:rsidP="00F73BE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53323">
                              <w:rPr>
                                <w:sz w:val="20"/>
                                <w:szCs w:val="20"/>
                              </w:rPr>
                              <w:t>2 ruedas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92608" id="_x0000_s1056" type="#_x0000_t202" style="position:absolute;left:0;text-align:left;margin-left:351pt;margin-top:8.4pt;width:51.15pt;height:20.2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" fillcolor="white [3201]" strokeweight=".5pt">
                <v:textbox>
                  <w:txbxContent>
                    <w:p w14:paraId="77EC518E" w14:textId="12413561" w:rsidR="00F73BE3" w:rsidRPr="00953323" w:rsidRDefault="00953323" w:rsidP="00F73BE3">
                      <w:pPr>
                        <w:rPr>
                          <w:sz w:val="20"/>
                          <w:szCs w:val="20"/>
                        </w:rPr>
                      </w:pPr>
                      <w:r w:rsidRPr="00953323">
                        <w:rPr>
                          <w:sz w:val="20"/>
                          <w:szCs w:val="20"/>
                        </w:rPr>
                        <w:t>2 ruedas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445C330" wp14:editId="5663EE13">
                <wp:simplePos x="0" y="0"/>
                <wp:positionH relativeFrom="column">
                  <wp:posOffset>3141392</wp:posOffset>
                </wp:positionH>
                <wp:positionV relativeFrom="paragraph">
                  <wp:posOffset>109677</wp:posOffset>
                </wp:positionV>
                <wp:extent cx="640934" cy="256540"/>
                <wp:effectExtent l="0" t="0" r="6985" b="10160"/>
                <wp:wrapNone/>
                <wp:docPr id="98594913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934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423DFA" w14:textId="64210642" w:rsidR="00F73BE3" w:rsidRPr="00953323" w:rsidRDefault="00953323" w:rsidP="00F73BE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53323">
                              <w:rPr>
                                <w:sz w:val="20"/>
                                <w:szCs w:val="20"/>
                              </w:rPr>
                              <w:t>3 ruedas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5C330" id="_x0000_s1057" type="#_x0000_t202" style="position:absolute;left:0;text-align:left;margin-left:247.35pt;margin-top:8.65pt;width:50.45pt;height:20.2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" fillcolor="white [3201]" strokeweight=".5pt">
                <v:textbox>
                  <w:txbxContent>
                    <w:p w14:paraId="1C423DFA" w14:textId="64210642" w:rsidR="00F73BE3" w:rsidRPr="00953323" w:rsidRDefault="00953323" w:rsidP="00F73BE3">
                      <w:pPr>
                        <w:rPr>
                          <w:sz w:val="20"/>
                          <w:szCs w:val="20"/>
                        </w:rPr>
                      </w:pPr>
                      <w:r w:rsidRPr="00953323">
                        <w:rPr>
                          <w:sz w:val="20"/>
                          <w:szCs w:val="20"/>
                        </w:rPr>
                        <w:t>3 ruedas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44B6921" wp14:editId="6D04B4AE">
                <wp:simplePos x="0" y="0"/>
                <wp:positionH relativeFrom="column">
                  <wp:posOffset>1760528</wp:posOffset>
                </wp:positionH>
                <wp:positionV relativeFrom="paragraph">
                  <wp:posOffset>109677</wp:posOffset>
                </wp:positionV>
                <wp:extent cx="655498" cy="256540"/>
                <wp:effectExtent l="0" t="0" r="17780" b="10160"/>
                <wp:wrapNone/>
                <wp:docPr id="3338628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498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A918FB" w14:textId="63DB5B16" w:rsidR="00F73BE3" w:rsidRPr="00953323" w:rsidRDefault="00953323" w:rsidP="00F73BE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53323">
                              <w:rPr>
                                <w:sz w:val="20"/>
                                <w:szCs w:val="20"/>
                              </w:rPr>
                              <w:t>4 ruedas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B6921" id="_x0000_s1058" type="#_x0000_t202" style="position:absolute;left:0;text-align:left;margin-left:138.6pt;margin-top:8.65pt;width:51.6pt;height:20.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" fillcolor="white [3201]" strokeweight=".5pt">
                <v:textbox>
                  <w:txbxContent>
                    <w:p w14:paraId="0BA918FB" w14:textId="63DB5B16" w:rsidR="00F73BE3" w:rsidRPr="00953323" w:rsidRDefault="00953323" w:rsidP="00F73BE3">
                      <w:pPr>
                        <w:rPr>
                          <w:sz w:val="20"/>
                          <w:szCs w:val="20"/>
                        </w:rPr>
                      </w:pPr>
                      <w:r w:rsidRPr="00953323">
                        <w:rPr>
                          <w:sz w:val="20"/>
                          <w:szCs w:val="20"/>
                        </w:rPr>
                        <w:t>4 ruedas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5EA78ED" wp14:editId="070B46F8">
                <wp:simplePos x="0" y="0"/>
                <wp:positionH relativeFrom="column">
                  <wp:posOffset>467455</wp:posOffset>
                </wp:positionH>
                <wp:positionV relativeFrom="paragraph">
                  <wp:posOffset>108241</wp:posOffset>
                </wp:positionV>
                <wp:extent cx="743484" cy="256540"/>
                <wp:effectExtent l="0" t="0" r="19050" b="10160"/>
                <wp:wrapNone/>
                <wp:docPr id="3120084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484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D7C370" w14:textId="52D16947" w:rsidR="00F73BE3" w:rsidRPr="00953323" w:rsidRDefault="00953323" w:rsidP="00F73BE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53323">
                              <w:rPr>
                                <w:sz w:val="20"/>
                                <w:szCs w:val="20"/>
                              </w:rPr>
                              <w:t>Sin ruedas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A78ED" id="_x0000_s1059" type="#_x0000_t202" style="position:absolute;left:0;text-align:left;margin-left:36.8pt;margin-top:8.5pt;width:58.55pt;height:20.2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" fillcolor="white [3201]" strokeweight=".5pt">
                <v:textbox>
                  <w:txbxContent>
                    <w:p w14:paraId="58D7C370" w14:textId="52D16947" w:rsidR="00F73BE3" w:rsidRPr="00953323" w:rsidRDefault="00953323" w:rsidP="00F73BE3">
                      <w:pPr>
                        <w:rPr>
                          <w:sz w:val="20"/>
                          <w:szCs w:val="20"/>
                        </w:rPr>
                      </w:pPr>
                      <w:r w:rsidRPr="00953323">
                        <w:rPr>
                          <w:sz w:val="20"/>
                          <w:szCs w:val="20"/>
                        </w:rPr>
                        <w:t>Sin ruedas</w:t>
                      </w:r>
                    </w:p>
                  </w:txbxContent>
                </v:textbox>
              </v:shape>
            </w:pict>
          </mc:Fallback>
        </mc:AlternateContent>
      </w:r>
    </w:p>
    <w:p w14:paraId="6F9102E3" w14:textId="14F82F21" w:rsidR="00F73BE3" w:rsidRPr="00124279" w:rsidRDefault="00F73BE3" w:rsidP="00F73BE3">
      <w:pPr>
        <w:rPr>
          <w:rFonts w:ascii="Bell MT" w:hAnsi="Bell MT"/>
          <w:lang w:val="en-US"/>
        </w:rPr>
      </w:pPr>
    </w:p>
    <w:p w14:paraId="2928A75E" w14:textId="199A369A" w:rsidR="00F73BE3" w:rsidRPr="00124279" w:rsidRDefault="009E5607" w:rsidP="00F73BE3">
      <w:pPr>
        <w:tabs>
          <w:tab w:val="left" w:pos="2809"/>
        </w:tabs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C2D8351" wp14:editId="63A964E1">
                <wp:simplePos x="0" y="0"/>
                <wp:positionH relativeFrom="column">
                  <wp:posOffset>1954530</wp:posOffset>
                </wp:positionH>
                <wp:positionV relativeFrom="paragraph">
                  <wp:posOffset>107950</wp:posOffset>
                </wp:positionV>
                <wp:extent cx="206269" cy="98158"/>
                <wp:effectExtent l="12700" t="12700" r="22860" b="16510"/>
                <wp:wrapNone/>
                <wp:docPr id="1210556153" name="Tri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69" cy="98158"/>
                        </a:xfrm>
                        <a:prstGeom prst="triangl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87DB98" id="Triángulo 23" o:spid="_x0000_s1026" type="#_x0000_t5" style="position:absolute;margin-left:153.9pt;margin-top:8.5pt;width:16.25pt;height:7.75pt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" fillcolor="#70ad47 [3209]" strokecolor="#92d050" strokeweight="1pt"/>
            </w:pict>
          </mc:Fallback>
        </mc:AlternateContent>
      </w:r>
      <w:r w:rsidR="001E195A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6E7CBA3" wp14:editId="25DCC160">
                <wp:simplePos x="0" y="0"/>
                <wp:positionH relativeFrom="column">
                  <wp:posOffset>2061554</wp:posOffset>
                </wp:positionH>
                <wp:positionV relativeFrom="paragraph">
                  <wp:posOffset>27489</wp:posOffset>
                </wp:positionV>
                <wp:extent cx="641" cy="187841"/>
                <wp:effectExtent l="12700" t="12700" r="24765" b="15875"/>
                <wp:wrapNone/>
                <wp:docPr id="210058842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" cy="18784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5D19E3" id="Conector recto 18" o:spid="_x0000_s1026" style="position:absolute;flip:x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35pt,2.15pt" to="162.4pt,1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" strokecolor="#70ad47 [3209]" strokeweight="1.5pt">
                <v:stroke joinstyle="miter"/>
              </v:line>
            </w:pict>
          </mc:Fallback>
        </mc:AlternateContent>
      </w:r>
      <w:r w:rsidR="00F73BE3" w:rsidRPr="00124279">
        <w:rPr>
          <w:rFonts w:ascii="Bell MT" w:hAnsi="Bell MT"/>
          <w:lang w:val="en-US"/>
        </w:rPr>
        <w:tab/>
      </w:r>
    </w:p>
    <w:p w14:paraId="17A98004" w14:textId="4821FF23" w:rsidR="00F73BE3" w:rsidRPr="00124279" w:rsidRDefault="001C448F" w:rsidP="00F73BE3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902FD1B" wp14:editId="420C2F41">
                <wp:simplePos x="0" y="0"/>
                <wp:positionH relativeFrom="column">
                  <wp:posOffset>1394460</wp:posOffset>
                </wp:positionH>
                <wp:positionV relativeFrom="paragraph">
                  <wp:posOffset>49369</wp:posOffset>
                </wp:positionV>
                <wp:extent cx="0" cy="158115"/>
                <wp:effectExtent l="0" t="0" r="12700" b="6985"/>
                <wp:wrapNone/>
                <wp:docPr id="970911142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1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D6952" id="Conector recto 20" o:spid="_x0000_s1026" style="position:absolute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8pt,3.9pt" to="109.8pt,1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" strokecolor="#70ad47 [3209]" strokeweight="1pt">
                <v:stroke joinstyle="miter"/>
              </v:lin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452FFF7" wp14:editId="47C8A98F">
                <wp:simplePos x="0" y="0"/>
                <wp:positionH relativeFrom="column">
                  <wp:posOffset>2703254</wp:posOffset>
                </wp:positionH>
                <wp:positionV relativeFrom="paragraph">
                  <wp:posOffset>53975</wp:posOffset>
                </wp:positionV>
                <wp:extent cx="0" cy="153961"/>
                <wp:effectExtent l="0" t="0" r="12700" b="11430"/>
                <wp:wrapNone/>
                <wp:docPr id="13140178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96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297DE" id="Conector recto 22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5pt,4.25pt" to="212.85pt,1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" strokecolor="#70ad47 [3209]" strokeweight="1pt">
                <v:stroke joinstyle="miter"/>
              </v:lin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E60C6F1" wp14:editId="0BED650B">
                <wp:simplePos x="0" y="0"/>
                <wp:positionH relativeFrom="column">
                  <wp:posOffset>1394044</wp:posOffset>
                </wp:positionH>
                <wp:positionV relativeFrom="paragraph">
                  <wp:posOffset>37465</wp:posOffset>
                </wp:positionV>
                <wp:extent cx="1311750" cy="4154"/>
                <wp:effectExtent l="12700" t="12700" r="22225" b="21590"/>
                <wp:wrapNone/>
                <wp:docPr id="1339816154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1750" cy="415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23638E" id="Conector recto 19" o:spid="_x0000_s1026" style="position:absolute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9.75pt,2.95pt" to="213.0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" strokecolor="#70ad47 [3209]" strokeweight="1.5pt">
                <v:stroke joinstyle="miter"/>
              </v:line>
            </w:pict>
          </mc:Fallback>
        </mc:AlternateContent>
      </w:r>
      <w:r w:rsidR="001E195A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6376B88" wp14:editId="00B73DC0">
                <wp:simplePos x="0" y="0"/>
                <wp:positionH relativeFrom="column">
                  <wp:posOffset>2062195</wp:posOffset>
                </wp:positionH>
                <wp:positionV relativeFrom="paragraph">
                  <wp:posOffset>49939</wp:posOffset>
                </wp:positionV>
                <wp:extent cx="0" cy="153961"/>
                <wp:effectExtent l="0" t="0" r="12700" b="11430"/>
                <wp:wrapNone/>
                <wp:docPr id="1681340247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96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CD4AA" id="Conector recto 21" o:spid="_x0000_s1026" style="position:absolute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4pt,3.95pt" to="162.4pt,1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" strokecolor="#70ad47 [3209]" strokeweight="1pt">
                <v:stroke joinstyle="miter"/>
              </v:line>
            </w:pict>
          </mc:Fallback>
        </mc:AlternateContent>
      </w:r>
    </w:p>
    <w:p w14:paraId="1B1FD1A0" w14:textId="55BE2F06" w:rsidR="0075143C" w:rsidRPr="00124279" w:rsidRDefault="00231C8B" w:rsidP="00EC11D7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C1ECE4B" wp14:editId="7A41060C">
                <wp:simplePos x="0" y="0"/>
                <wp:positionH relativeFrom="column">
                  <wp:posOffset>-70504</wp:posOffset>
                </wp:positionH>
                <wp:positionV relativeFrom="paragraph">
                  <wp:posOffset>98431</wp:posOffset>
                </wp:positionV>
                <wp:extent cx="538385" cy="264920"/>
                <wp:effectExtent l="0" t="0" r="0" b="0"/>
                <wp:wrapNone/>
                <wp:docPr id="2101676431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385" cy="264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D65CC" w14:textId="018B7EF6" w:rsidR="00231C8B" w:rsidRPr="00231C8B" w:rsidRDefault="00231C8B">
                            <w:pPr>
                              <w:rPr>
                                <w:rFonts w:ascii="Bell MT" w:hAnsi="Bell MT"/>
                                <w:b/>
                                <w:bCs/>
                              </w:rPr>
                            </w:pPr>
                            <w:r w:rsidRPr="00231C8B">
                              <w:rPr>
                                <w:rFonts w:ascii="Bell MT" w:hAnsi="Bell MT"/>
                                <w:b/>
                                <w:bCs/>
                              </w:rPr>
                              <w:t>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ECE4B" id="Cuadro de texto 24" o:spid="_x0000_s1060" type="#_x0000_t202" style="position:absolute;margin-left:-5.55pt;margin-top:7.75pt;width:42.4pt;height:20.8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" filled="f" stroked="f" strokeweight=".5pt">
                <v:textbox>
                  <w:txbxContent>
                    <w:p w14:paraId="30FD65CC" w14:textId="018B7EF6" w:rsidR="00231C8B" w:rsidRPr="00231C8B" w:rsidRDefault="00231C8B">
                      <w:pPr>
                        <w:rPr>
                          <w:rFonts w:ascii="Bell MT" w:hAnsi="Bell MT"/>
                          <w:b/>
                          <w:bCs/>
                        </w:rPr>
                      </w:pPr>
                      <w:r w:rsidRPr="00231C8B">
                        <w:rPr>
                          <w:rFonts w:ascii="Bell MT" w:hAnsi="Bell MT"/>
                          <w:b/>
                          <w:bCs/>
                        </w:rPr>
                        <w:t>Final</w:t>
                      </w:r>
                    </w:p>
                  </w:txbxContent>
                </v:textbox>
              </v:shape>
            </w:pict>
          </mc:Fallback>
        </mc:AlternateContent>
      </w:r>
      <w:r w:rsidR="001C448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7D35493" wp14:editId="61B73BFB">
                <wp:simplePos x="0" y="0"/>
                <wp:positionH relativeFrom="column">
                  <wp:posOffset>1787246</wp:posOffset>
                </wp:positionH>
                <wp:positionV relativeFrom="paragraph">
                  <wp:posOffset>98425</wp:posOffset>
                </wp:positionV>
                <wp:extent cx="561316" cy="221615"/>
                <wp:effectExtent l="0" t="0" r="10795" b="6985"/>
                <wp:wrapNone/>
                <wp:docPr id="202245168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16" cy="2216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2A24060C" w14:textId="033A3CD4" w:rsidR="00246AD7" w:rsidRPr="001C448F" w:rsidRDefault="00246AD7" w:rsidP="00246AD7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 w:rsidRPr="001C448F"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Nissan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35493" id="Cuadro de texto 9" o:spid="_x0000_s1061" type="#_x0000_t202" style="position:absolute;margin-left:140.75pt;margin-top:7.75pt;width:44.2pt;height:17.4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" filled="f" strokecolor="#00b050" strokeweight=".5pt">
                <v:textbox>
                  <w:txbxContent>
                    <w:p w14:paraId="2A24060C" w14:textId="033A3CD4" w:rsidR="00246AD7" w:rsidRPr="001C448F" w:rsidRDefault="00246AD7" w:rsidP="00246AD7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 w:rsidRPr="001C448F">
                        <w:rPr>
                          <w:rFonts w:ascii="Bell MT" w:hAnsi="Bell MT"/>
                          <w:sz w:val="20"/>
                          <w:szCs w:val="20"/>
                        </w:rPr>
                        <w:t>Nissan</w:t>
                      </w:r>
                    </w:p>
                  </w:txbxContent>
                </v:textbox>
              </v:shape>
            </w:pict>
          </mc:Fallback>
        </mc:AlternateContent>
      </w:r>
      <w:r w:rsidR="001C448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54B5BAC" wp14:editId="33B3B20F">
                <wp:simplePos x="0" y="0"/>
                <wp:positionH relativeFrom="column">
                  <wp:posOffset>2467598</wp:posOffset>
                </wp:positionH>
                <wp:positionV relativeFrom="paragraph">
                  <wp:posOffset>98431</wp:posOffset>
                </wp:positionV>
                <wp:extent cx="589660" cy="221615"/>
                <wp:effectExtent l="0" t="0" r="7620" b="6985"/>
                <wp:wrapNone/>
                <wp:docPr id="408799178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660" cy="2216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781B51DC" w14:textId="33FE0D30" w:rsidR="00246AD7" w:rsidRPr="001C448F" w:rsidRDefault="001C448F" w:rsidP="00246AD7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C448F"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Citroen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5BAC" id="_x0000_s1062" type="#_x0000_t202" style="position:absolute;margin-left:194.3pt;margin-top:7.75pt;width:46.45pt;height:17.4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" filled="f" strokecolor="#00b050" strokeweight=".5pt">
                <v:textbox>
                  <w:txbxContent>
                    <w:p w14:paraId="781B51DC" w14:textId="33FE0D30" w:rsidR="00246AD7" w:rsidRPr="001C448F" w:rsidRDefault="001C448F" w:rsidP="00246AD7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proofErr w:type="spellStart"/>
                      <w:r w:rsidRPr="001C448F">
                        <w:rPr>
                          <w:rFonts w:ascii="Bell MT" w:hAnsi="Bell MT"/>
                          <w:sz w:val="20"/>
                          <w:szCs w:val="20"/>
                        </w:rPr>
                        <w:t>Citroen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C448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6470FC2" wp14:editId="15784E88">
                <wp:simplePos x="0" y="0"/>
                <wp:positionH relativeFrom="column">
                  <wp:posOffset>1146810</wp:posOffset>
                </wp:positionH>
                <wp:positionV relativeFrom="paragraph">
                  <wp:posOffset>97286</wp:posOffset>
                </wp:positionV>
                <wp:extent cx="470018" cy="222191"/>
                <wp:effectExtent l="0" t="0" r="12700" b="6985"/>
                <wp:wrapNone/>
                <wp:docPr id="1019188853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018" cy="22219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38E65509" w14:textId="5317FF0F" w:rsidR="001E195A" w:rsidRPr="00113D85" w:rsidRDefault="00246AD7" w:rsidP="001E195A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SUV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70FC2" id="_x0000_s1063" type="#_x0000_t202" style="position:absolute;margin-left:90.3pt;margin-top:7.65pt;width:37pt;height:17.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" filled="f" strokecolor="#00b050" strokeweight=".5pt">
                <v:textbox>
                  <w:txbxContent>
                    <w:p w14:paraId="38E65509" w14:textId="5317FF0F" w:rsidR="001E195A" w:rsidRPr="00113D85" w:rsidRDefault="00246AD7" w:rsidP="001E195A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>
                        <w:rPr>
                          <w:rFonts w:ascii="Bell MT" w:hAnsi="Bell MT"/>
                          <w:sz w:val="20"/>
                          <w:szCs w:val="20"/>
                        </w:rPr>
                        <w:t>SUV</w:t>
                      </w:r>
                    </w:p>
                  </w:txbxContent>
                </v:textbox>
              </v:shape>
            </w:pict>
          </mc:Fallback>
        </mc:AlternateContent>
      </w:r>
    </w:p>
    <w:p w14:paraId="22B488E0" w14:textId="502073CE" w:rsidR="0075143C" w:rsidRPr="00124279" w:rsidRDefault="007D60EE" w:rsidP="00EC11D7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8077304" wp14:editId="39D6C495">
                <wp:simplePos x="0" y="0"/>
                <wp:positionH relativeFrom="column">
                  <wp:posOffset>989865</wp:posOffset>
                </wp:positionH>
                <wp:positionV relativeFrom="paragraph">
                  <wp:posOffset>155522</wp:posOffset>
                </wp:positionV>
                <wp:extent cx="798658" cy="384560"/>
                <wp:effectExtent l="12700" t="12700" r="14605" b="22225"/>
                <wp:wrapNone/>
                <wp:docPr id="306661342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8658" cy="3845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6E294" id="Conector recto 26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95pt,12.25pt" to="140.85pt,4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" strokecolor="red" strokeweight="1.5pt">
                <v:stroke joinstyle="miter"/>
              </v:line>
            </w:pict>
          </mc:Fallback>
        </mc:AlternateContent>
      </w:r>
      <w:r w:rsidR="00231C8B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A811B0C" wp14:editId="4B250E1F">
                <wp:simplePos x="0" y="0"/>
                <wp:positionH relativeFrom="column">
                  <wp:posOffset>1394638</wp:posOffset>
                </wp:positionH>
                <wp:positionV relativeFrom="paragraph">
                  <wp:posOffset>151712</wp:posOffset>
                </wp:positionV>
                <wp:extent cx="344" cy="170915"/>
                <wp:effectExtent l="0" t="0" r="12700" b="6985"/>
                <wp:wrapNone/>
                <wp:docPr id="2028629931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4" cy="1709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0586C" id="Conector recto 20" o:spid="_x0000_s1026" style="position:absolute;flip:x y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9.8pt,11.95pt" to="109.85pt,2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" strokecolor="#ed7d31 [3205]" strokeweight="1pt">
                <v:stroke joinstyle="miter"/>
              </v:line>
            </w:pict>
          </mc:Fallback>
        </mc:AlternateContent>
      </w:r>
      <w:r w:rsidR="00231C8B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66279B1" wp14:editId="312F31AB">
                <wp:simplePos x="0" y="0"/>
                <wp:positionH relativeFrom="column">
                  <wp:posOffset>467342</wp:posOffset>
                </wp:positionH>
                <wp:positionV relativeFrom="paragraph">
                  <wp:posOffset>40616</wp:posOffset>
                </wp:positionV>
                <wp:extent cx="590200" cy="0"/>
                <wp:effectExtent l="0" t="63500" r="0" b="63500"/>
                <wp:wrapNone/>
                <wp:docPr id="263847316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C26EE" id="Conector recto de flecha 25" o:spid="_x0000_s1026" type="#_x0000_t32" style="position:absolute;margin-left:36.8pt;margin-top:3.2pt;width:46.45pt;height:0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" strokecolor="#4472c4 [3204]" strokeweight="1.5pt">
                <v:stroke endarrow="block" joinstyle="miter"/>
              </v:shape>
            </w:pict>
          </mc:Fallback>
        </mc:AlternateContent>
      </w:r>
    </w:p>
    <w:p w14:paraId="5D7F47B9" w14:textId="635FFFBF" w:rsidR="0075143C" w:rsidRPr="00124279" w:rsidRDefault="007D60EE" w:rsidP="00EC11D7">
      <w:pPr>
        <w:rPr>
          <w:rFonts w:ascii="Bell MT" w:hAnsi="Bell MT"/>
          <w:lang w:val="en-US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4E33A7E" wp14:editId="27A039EB">
                <wp:simplePos x="0" y="0"/>
                <wp:positionH relativeFrom="column">
                  <wp:posOffset>993330</wp:posOffset>
                </wp:positionH>
                <wp:positionV relativeFrom="paragraph">
                  <wp:posOffset>24771</wp:posOffset>
                </wp:positionV>
                <wp:extent cx="756421" cy="345725"/>
                <wp:effectExtent l="12700" t="12700" r="18415" b="22860"/>
                <wp:wrapNone/>
                <wp:docPr id="503324384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421" cy="3457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A905E" id="Conector recto 27" o:spid="_x0000_s1026" style="position:absolute;flip:y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2pt,1.95pt" to="137.75pt,2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" strokecolor="red" strokeweight="1.5pt">
                <v:stroke joinstyle="miter"/>
              </v:line>
            </w:pict>
          </mc:Fallback>
        </mc:AlternateContent>
      </w:r>
      <w:r w:rsidR="00231C8B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629D22" wp14:editId="7A585BAD">
                <wp:simplePos x="0" y="0"/>
                <wp:positionH relativeFrom="column">
                  <wp:posOffset>1753995</wp:posOffset>
                </wp:positionH>
                <wp:positionV relativeFrom="paragraph">
                  <wp:posOffset>152411</wp:posOffset>
                </wp:positionV>
                <wp:extent cx="0" cy="153961"/>
                <wp:effectExtent l="0" t="0" r="12700" b="11430"/>
                <wp:wrapNone/>
                <wp:docPr id="295479703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96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EA2BA7" id="Conector recto 22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1pt,12pt" to="138.1pt,24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" strokecolor="#ed7d31 [3205]" strokeweight="1pt">
                <v:stroke joinstyle="miter"/>
              </v:line>
            </w:pict>
          </mc:Fallback>
        </mc:AlternateContent>
      </w:r>
      <w:r w:rsidR="00231C8B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7D6A0CC" wp14:editId="24F6FE24">
                <wp:simplePos x="0" y="0"/>
                <wp:positionH relativeFrom="column">
                  <wp:posOffset>1138899</wp:posOffset>
                </wp:positionH>
                <wp:positionV relativeFrom="paragraph">
                  <wp:posOffset>156512</wp:posOffset>
                </wp:positionV>
                <wp:extent cx="0" cy="153961"/>
                <wp:effectExtent l="0" t="0" r="12700" b="11430"/>
                <wp:wrapNone/>
                <wp:docPr id="1891891060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96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F9FA84" id="Conector recto 21" o:spid="_x0000_s1026" style="position:absolute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7pt,12.3pt" to="89.7pt,2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" strokecolor="#ed7d31 [3205]" strokeweight="1pt">
                <v:stroke joinstyle="miter"/>
              </v:line>
            </w:pict>
          </mc:Fallback>
        </mc:AlternateContent>
      </w:r>
      <w:r w:rsidR="00231C8B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D76E882" wp14:editId="38BE20C7">
                <wp:simplePos x="0" y="0"/>
                <wp:positionH relativeFrom="column">
                  <wp:posOffset>1142999</wp:posOffset>
                </wp:positionH>
                <wp:positionV relativeFrom="paragraph">
                  <wp:posOffset>153082</wp:posOffset>
                </wp:positionV>
                <wp:extent cx="614977" cy="100"/>
                <wp:effectExtent l="0" t="0" r="7620" b="12700"/>
                <wp:wrapNone/>
                <wp:docPr id="345366686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977" cy="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11FA84" id="Conector recto 19" o:spid="_x0000_s1026" style="position:absolute;flip:y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0pt,12.05pt" to="138.4pt,1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" strokecolor="#ed7d31 [3205]" strokeweight="1pt">
                <v:stroke joinstyle="miter"/>
              </v:line>
            </w:pict>
          </mc:Fallback>
        </mc:AlternateContent>
      </w:r>
    </w:p>
    <w:p w14:paraId="58EF0FE9" w14:textId="7F2E4507" w:rsidR="0075143C" w:rsidRPr="00124279" w:rsidRDefault="0075143C" w:rsidP="00EC11D7">
      <w:pPr>
        <w:rPr>
          <w:rFonts w:ascii="Bell MT" w:hAnsi="Bell MT"/>
          <w:lang w:val="en-US"/>
        </w:rPr>
      </w:pPr>
    </w:p>
    <w:p w14:paraId="07F985C3" w14:textId="4E38080C" w:rsidR="00231C8B" w:rsidRPr="00124279" w:rsidRDefault="00231C8B" w:rsidP="00231C8B">
      <w:pPr>
        <w:tabs>
          <w:tab w:val="left" w:pos="2809"/>
        </w:tabs>
        <w:rPr>
          <w:rFonts w:ascii="Bell MT" w:hAnsi="Bell MT"/>
          <w:lang w:val="en-US"/>
        </w:rPr>
      </w:pPr>
    </w:p>
    <w:p w14:paraId="41FDC57B" w14:textId="220E8612" w:rsidR="00FF7305" w:rsidRDefault="007D60EE" w:rsidP="00952D76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Las clases </w:t>
      </w:r>
      <w:r w:rsidR="003A0A3C">
        <w:rPr>
          <w:rFonts w:ascii="Bell MT" w:hAnsi="Bell MT"/>
        </w:rPr>
        <w:t>con modificadores FINAL no permiten que se cree ninguna subclase</w:t>
      </w:r>
      <w:r w:rsidR="00EA141F">
        <w:rPr>
          <w:rFonts w:ascii="Bell MT" w:hAnsi="Bell MT"/>
        </w:rPr>
        <w:t xml:space="preserve"> nueva</w:t>
      </w:r>
      <w:r w:rsidR="003A0A3C">
        <w:rPr>
          <w:rFonts w:ascii="Bell MT" w:hAnsi="Bell MT"/>
        </w:rPr>
        <w:t xml:space="preserve"> a partir de estas</w:t>
      </w:r>
      <w:r w:rsidR="00EA141F">
        <w:rPr>
          <w:rFonts w:ascii="Bell MT" w:hAnsi="Bell MT"/>
        </w:rPr>
        <w:t xml:space="preserve"> pero son </w:t>
      </w:r>
      <w:proofErr w:type="spellStart"/>
      <w:r w:rsidR="00EA141F">
        <w:rPr>
          <w:rFonts w:ascii="Bell MT" w:hAnsi="Bell MT"/>
        </w:rPr>
        <w:t>instanciables</w:t>
      </w:r>
      <w:proofErr w:type="spellEnd"/>
      <w:r w:rsidR="00EA141F">
        <w:rPr>
          <w:rFonts w:ascii="Bell MT" w:hAnsi="Bell MT"/>
        </w:rPr>
        <w:t>; su principal papel es bloquear o detener una jerarquía.</w:t>
      </w:r>
    </w:p>
    <w:p w14:paraId="3F186447" w14:textId="77777777" w:rsidR="00FF7305" w:rsidRDefault="00FF7305" w:rsidP="00EC11D7">
      <w:pPr>
        <w:rPr>
          <w:rFonts w:ascii="Bell MT" w:hAnsi="Bell MT"/>
        </w:rPr>
      </w:pPr>
    </w:p>
    <w:p w14:paraId="60058B6A" w14:textId="77777777" w:rsidR="00461BE6" w:rsidRPr="006C6D64" w:rsidRDefault="00461BE6" w:rsidP="00461BE6">
      <w:pPr>
        <w:pStyle w:val="Ttulo1"/>
        <w:jc w:val="center"/>
        <w:rPr>
          <w:rFonts w:ascii="Bell MT" w:hAnsi="Bell MT"/>
          <w:b/>
          <w:bCs/>
        </w:rPr>
      </w:pPr>
      <w:bookmarkStart w:id="37" w:name="_Toc160552195"/>
      <w:r w:rsidRPr="006C6D64">
        <w:rPr>
          <w:rFonts w:ascii="Bell MT" w:hAnsi="Bell MT"/>
          <w:b/>
          <w:bCs/>
        </w:rPr>
        <w:t>TIPO FINAL</w:t>
      </w:r>
      <w:bookmarkEnd w:id="37"/>
    </w:p>
    <w:p w14:paraId="4FC243BD" w14:textId="77777777" w:rsidR="00461BE6" w:rsidRDefault="00461BE6" w:rsidP="00461BE6">
      <w:pPr>
        <w:jc w:val="both"/>
        <w:rPr>
          <w:rFonts w:ascii="Bell MT" w:hAnsi="Bell MT"/>
        </w:rPr>
      </w:pPr>
    </w:p>
    <w:p w14:paraId="6AAD8884" w14:textId="77777777" w:rsidR="00461BE6" w:rsidRDefault="00461BE6" w:rsidP="00461BE6">
      <w:pPr>
        <w:jc w:val="both"/>
        <w:rPr>
          <w:rFonts w:ascii="Bell MT" w:hAnsi="Bell MT"/>
        </w:rPr>
      </w:pPr>
      <w:r>
        <w:rPr>
          <w:rFonts w:ascii="Bell MT" w:hAnsi="Bell MT"/>
        </w:rPr>
        <w:t>Es un tipo de clase utilizado para indicar que una variable, método, o clase puede ser modificado o sobrecargado.</w:t>
      </w:r>
    </w:p>
    <w:p w14:paraId="1E5B2E82" w14:textId="77777777" w:rsidR="00461BE6" w:rsidRDefault="00461BE6" w:rsidP="00461BE6">
      <w:pPr>
        <w:jc w:val="both"/>
        <w:rPr>
          <w:rFonts w:ascii="Bell MT" w:hAnsi="Bell MT"/>
        </w:rPr>
      </w:pPr>
    </w:p>
    <w:p w14:paraId="2B14030D" w14:textId="77777777" w:rsidR="00461BE6" w:rsidRPr="006C6D64" w:rsidRDefault="00461BE6" w:rsidP="00461BE6">
      <w:pPr>
        <w:pStyle w:val="Ttulo2"/>
        <w:rPr>
          <w:rFonts w:ascii="Bell MT" w:hAnsi="Bell MT"/>
        </w:rPr>
      </w:pPr>
      <w:bookmarkStart w:id="38" w:name="_Toc160552196"/>
      <w:r w:rsidRPr="006C6D64">
        <w:rPr>
          <w:rFonts w:ascii="Bell MT" w:hAnsi="Bell MT"/>
        </w:rPr>
        <w:t>Método final:</w:t>
      </w:r>
      <w:bookmarkEnd w:id="38"/>
    </w:p>
    <w:p w14:paraId="39C5CAB0" w14:textId="77777777" w:rsidR="00461BE6" w:rsidRDefault="00461BE6" w:rsidP="00461BE6">
      <w:pPr>
        <w:jc w:val="both"/>
        <w:rPr>
          <w:rFonts w:ascii="Bell MT" w:hAnsi="Bell MT"/>
        </w:rPr>
      </w:pPr>
    </w:p>
    <w:p w14:paraId="73FD87EB" w14:textId="72CF2BFE" w:rsidR="00461BE6" w:rsidRDefault="00461BE6" w:rsidP="00461BE6">
      <w:pPr>
        <w:jc w:val="both"/>
        <w:rPr>
          <w:rFonts w:ascii="Bell MT" w:hAnsi="Bell MT"/>
        </w:rPr>
      </w:pPr>
      <w:r>
        <w:rPr>
          <w:rFonts w:ascii="Bell MT" w:hAnsi="Bell MT"/>
        </w:rPr>
        <w:t>Un método final no puede ser sobre cargado(no puede haber dos métodos con la misma firma). Y si por ejemplo una super clas</w:t>
      </w:r>
      <w:r w:rsidR="00E54C8C">
        <w:rPr>
          <w:rFonts w:ascii="Bell MT" w:hAnsi="Bell MT"/>
        </w:rPr>
        <w:t>e</w:t>
      </w:r>
      <w:r>
        <w:rPr>
          <w:rFonts w:ascii="Bell MT" w:hAnsi="Bell MT"/>
        </w:rPr>
        <w:t xml:space="preserve"> tiene un método final, su subclase. no podrá tener ni usar ese método.</w:t>
      </w:r>
    </w:p>
    <w:p w14:paraId="6054353C" w14:textId="77777777" w:rsidR="00461BE6" w:rsidRDefault="00461BE6" w:rsidP="00461BE6">
      <w:pPr>
        <w:jc w:val="both"/>
        <w:rPr>
          <w:rFonts w:ascii="Bell MT" w:hAnsi="Bell MT"/>
        </w:rPr>
      </w:pPr>
    </w:p>
    <w:p w14:paraId="198B2A2C" w14:textId="77777777" w:rsidR="00461BE6" w:rsidRPr="006C6D64" w:rsidRDefault="00461BE6" w:rsidP="00461BE6">
      <w:pPr>
        <w:pStyle w:val="Ttulo2"/>
        <w:rPr>
          <w:rFonts w:ascii="Bell MT" w:hAnsi="Bell MT"/>
        </w:rPr>
      </w:pPr>
      <w:bookmarkStart w:id="39" w:name="_Toc160552197"/>
      <w:r w:rsidRPr="006C6D64">
        <w:rPr>
          <w:rFonts w:ascii="Bell MT" w:hAnsi="Bell MT"/>
        </w:rPr>
        <w:t>Variable final:</w:t>
      </w:r>
      <w:bookmarkEnd w:id="39"/>
    </w:p>
    <w:p w14:paraId="0ADD98A1" w14:textId="77777777" w:rsidR="00461BE6" w:rsidRDefault="00461BE6" w:rsidP="00461BE6">
      <w:pPr>
        <w:jc w:val="both"/>
        <w:rPr>
          <w:rFonts w:ascii="Bell MT" w:hAnsi="Bell MT"/>
        </w:rPr>
      </w:pPr>
    </w:p>
    <w:p w14:paraId="72350644" w14:textId="77777777" w:rsidR="00461BE6" w:rsidRDefault="00461BE6" w:rsidP="00461BE6">
      <w:pPr>
        <w:jc w:val="both"/>
        <w:rPr>
          <w:rFonts w:ascii="Bell MT" w:hAnsi="Bell MT"/>
        </w:rPr>
      </w:pPr>
      <w:r>
        <w:rPr>
          <w:rFonts w:ascii="Bell MT" w:hAnsi="Bell MT"/>
        </w:rPr>
        <w:t>Solo se le puede asignar un valor una vez, después de eso, no se puede cambiar.</w:t>
      </w:r>
    </w:p>
    <w:p w14:paraId="773E5E3A" w14:textId="77777777" w:rsidR="00461BE6" w:rsidRDefault="00461BE6" w:rsidP="00461BE6">
      <w:pPr>
        <w:jc w:val="both"/>
        <w:rPr>
          <w:rFonts w:ascii="Bell MT" w:hAnsi="Bell MT"/>
        </w:rPr>
      </w:pPr>
      <w:r>
        <w:rPr>
          <w:rFonts w:ascii="Bell MT" w:hAnsi="Bell MT"/>
        </w:rPr>
        <w:t>Se podrá modificar solo si se trata de un objeto mutable.</w:t>
      </w:r>
    </w:p>
    <w:p w14:paraId="2EB1DD45" w14:textId="77777777" w:rsidR="00461BE6" w:rsidRDefault="00461BE6" w:rsidP="00461BE6">
      <w:pPr>
        <w:jc w:val="both"/>
        <w:rPr>
          <w:rFonts w:ascii="Bell MT" w:hAnsi="Bell MT"/>
        </w:rPr>
      </w:pPr>
    </w:p>
    <w:p w14:paraId="78825FD4" w14:textId="77777777" w:rsidR="00461BE6" w:rsidRPr="006C6D64" w:rsidRDefault="00461BE6" w:rsidP="00461BE6">
      <w:pPr>
        <w:pStyle w:val="Ttulo2"/>
        <w:rPr>
          <w:rFonts w:ascii="Bell MT" w:hAnsi="Bell MT"/>
        </w:rPr>
      </w:pPr>
      <w:bookmarkStart w:id="40" w:name="_Toc160552198"/>
      <w:r w:rsidRPr="006C6D64">
        <w:rPr>
          <w:rFonts w:ascii="Bell MT" w:hAnsi="Bell MT"/>
        </w:rPr>
        <w:t>Clase final:</w:t>
      </w:r>
      <w:bookmarkEnd w:id="40"/>
    </w:p>
    <w:p w14:paraId="3CA337F6" w14:textId="77777777" w:rsidR="00461BE6" w:rsidRDefault="00461BE6" w:rsidP="00461BE6">
      <w:pPr>
        <w:jc w:val="both"/>
        <w:rPr>
          <w:rFonts w:ascii="Bell MT" w:hAnsi="Bell MT"/>
        </w:rPr>
      </w:pPr>
    </w:p>
    <w:p w14:paraId="5CA69A3A" w14:textId="77777777" w:rsidR="00461BE6" w:rsidRDefault="00461BE6" w:rsidP="00461BE6">
      <w:pPr>
        <w:jc w:val="both"/>
        <w:rPr>
          <w:rFonts w:ascii="Bell MT" w:hAnsi="Bell MT"/>
        </w:rPr>
      </w:pPr>
      <w:r>
        <w:rPr>
          <w:rFonts w:ascii="Bell MT" w:hAnsi="Bell MT"/>
        </w:rPr>
        <w:t>Es un tipo de clase que no puede tener más hijas; ninguna otra clase puede ser extendida de ella.</w:t>
      </w:r>
    </w:p>
    <w:p w14:paraId="7E77964E" w14:textId="77777777" w:rsidR="00461BE6" w:rsidRDefault="00461BE6" w:rsidP="00461BE6">
      <w:pPr>
        <w:jc w:val="both"/>
        <w:rPr>
          <w:rFonts w:ascii="Bell MT" w:hAnsi="Bell MT"/>
        </w:rPr>
      </w:pPr>
    </w:p>
    <w:p w14:paraId="4CCE3C79" w14:textId="77777777" w:rsidR="00461BE6" w:rsidRDefault="00461BE6" w:rsidP="00461BE6">
      <w:pPr>
        <w:jc w:val="both"/>
        <w:rPr>
          <w:rFonts w:ascii="Bell MT" w:hAnsi="Bell MT"/>
        </w:rPr>
      </w:pPr>
      <w:r>
        <w:rPr>
          <w:rFonts w:ascii="Bell MT" w:hAnsi="Bell MT"/>
        </w:rPr>
        <w:t>En resumen, se utiliza para indicar que una variable, método o clase no puede ser sobrecargado, para crear objetos inmutables o asegurarse que el comportamiento de una clase o método no cambia.</w:t>
      </w:r>
    </w:p>
    <w:p w14:paraId="1EF2DDD4" w14:textId="77777777" w:rsidR="00461BE6" w:rsidRDefault="00461BE6" w:rsidP="00461BE6">
      <w:pPr>
        <w:jc w:val="both"/>
        <w:rPr>
          <w:rFonts w:ascii="Bell MT" w:hAnsi="Bell MT"/>
        </w:rPr>
      </w:pPr>
    </w:p>
    <w:p w14:paraId="5B8EBC28" w14:textId="77777777" w:rsidR="00B32DDD" w:rsidRDefault="00B32DDD" w:rsidP="00B32DDD"/>
    <w:p w14:paraId="2E4B0806" w14:textId="77777777" w:rsidR="00461BE6" w:rsidRDefault="00461BE6" w:rsidP="00B32DDD"/>
    <w:p w14:paraId="2D2752F8" w14:textId="77777777" w:rsidR="00461BE6" w:rsidRDefault="00461BE6" w:rsidP="00B32DDD"/>
    <w:p w14:paraId="0D54B3C2" w14:textId="77777777" w:rsidR="00461BE6" w:rsidRDefault="00461BE6" w:rsidP="00B32DDD"/>
    <w:p w14:paraId="37A2B111" w14:textId="77777777" w:rsidR="00461BE6" w:rsidRDefault="00461BE6" w:rsidP="00B32DDD"/>
    <w:p w14:paraId="10B26EF8" w14:textId="77777777" w:rsidR="00461BE6" w:rsidRDefault="00461BE6" w:rsidP="00B32DDD"/>
    <w:p w14:paraId="4C0BDD55" w14:textId="77777777" w:rsidR="00461BE6" w:rsidRDefault="00461BE6" w:rsidP="00B32DDD"/>
    <w:p w14:paraId="1495BDD5" w14:textId="77777777" w:rsidR="0027208B" w:rsidRPr="00B32DDD" w:rsidRDefault="0027208B" w:rsidP="00B32DDD"/>
    <w:p w14:paraId="7C49220B" w14:textId="31C39EB3" w:rsidR="00E657FB" w:rsidRPr="00FF7305" w:rsidRDefault="00E657FB" w:rsidP="00FF7305">
      <w:pPr>
        <w:pStyle w:val="Ttulo1"/>
        <w:jc w:val="center"/>
        <w:rPr>
          <w:rFonts w:ascii="Bell MT" w:hAnsi="Bell MT"/>
          <w:b/>
          <w:bCs/>
          <w:sz w:val="28"/>
          <w:szCs w:val="28"/>
        </w:rPr>
      </w:pPr>
      <w:bookmarkStart w:id="41" w:name="_Toc160552199"/>
      <w:r w:rsidRPr="00FF7305">
        <w:rPr>
          <w:rFonts w:ascii="Apple Color Emoji" w:hAnsi="Apple Color Emoji" w:cs="Apple Color Emoji"/>
          <w:b/>
          <w:bCs/>
          <w:sz w:val="28"/>
          <w:szCs w:val="28"/>
        </w:rPr>
        <w:t>⚠⚠</w:t>
      </w:r>
      <w:r w:rsidRPr="00FF7305">
        <w:rPr>
          <w:rFonts w:ascii="Bell MT" w:hAnsi="Bell MT"/>
          <w:b/>
          <w:bCs/>
          <w:sz w:val="28"/>
          <w:szCs w:val="28"/>
        </w:rPr>
        <w:t xml:space="preserve"> PROHIBICIÓN EN </w:t>
      </w:r>
      <w:proofErr w:type="gramStart"/>
      <w:r w:rsidRPr="00FF7305">
        <w:rPr>
          <w:rFonts w:ascii="Bell MT" w:hAnsi="Bell MT"/>
          <w:b/>
          <w:bCs/>
          <w:sz w:val="28"/>
          <w:szCs w:val="28"/>
        </w:rPr>
        <w:t xml:space="preserve">JAVA  </w:t>
      </w:r>
      <w:r w:rsidRPr="00FF7305">
        <w:rPr>
          <w:rFonts w:ascii="Apple Color Emoji" w:hAnsi="Apple Color Emoji" w:cs="Apple Color Emoji"/>
          <w:b/>
          <w:bCs/>
          <w:sz w:val="28"/>
          <w:szCs w:val="28"/>
        </w:rPr>
        <w:t>⚠</w:t>
      </w:r>
      <w:proofErr w:type="gramEnd"/>
      <w:r w:rsidRPr="00FF7305">
        <w:rPr>
          <w:rFonts w:ascii="Apple Color Emoji" w:hAnsi="Apple Color Emoji" w:cs="Apple Color Emoji"/>
          <w:b/>
          <w:bCs/>
          <w:sz w:val="28"/>
          <w:szCs w:val="28"/>
        </w:rPr>
        <w:t>⚠</w:t>
      </w:r>
      <w:bookmarkEnd w:id="41"/>
    </w:p>
    <w:p w14:paraId="2F979A74" w14:textId="21463731" w:rsidR="00AD503C" w:rsidRDefault="00AD503C" w:rsidP="00EC11D7">
      <w:pPr>
        <w:rPr>
          <w:rFonts w:ascii="Bell MT" w:hAnsi="Bell MT"/>
        </w:rPr>
      </w:pPr>
    </w:p>
    <w:p w14:paraId="60AF1331" w14:textId="43129B29" w:rsidR="00E657FB" w:rsidRPr="0010068F" w:rsidRDefault="00E657FB" w:rsidP="00FF7305">
      <w:pPr>
        <w:jc w:val="both"/>
        <w:rPr>
          <w:rFonts w:ascii="Bell MT" w:hAnsi="Bell MT"/>
          <w:color w:val="7030A0"/>
        </w:rPr>
      </w:pPr>
      <w:r w:rsidRPr="0010068F">
        <w:rPr>
          <w:rFonts w:ascii="Bell MT" w:hAnsi="Bell MT"/>
          <w:color w:val="7030A0"/>
        </w:rPr>
        <w:t>EJEMPLO</w:t>
      </w:r>
    </w:p>
    <w:p w14:paraId="4D46DD0C" w14:textId="1B4364FA" w:rsidR="00E657FB" w:rsidRDefault="00E657FB" w:rsidP="00FF730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Tomemos como ejemplo </w:t>
      </w:r>
      <w:r w:rsidR="004115EC">
        <w:rPr>
          <w:rFonts w:ascii="Bell MT" w:hAnsi="Bell MT"/>
        </w:rPr>
        <w:t>dos clases: la clase de los peces y la clase de los animales terrestres. Como los anfibios provienen de ambas, podríamos crear un diagrama semejante a este:</w:t>
      </w:r>
    </w:p>
    <w:p w14:paraId="34702E17" w14:textId="61FA4DE4" w:rsidR="004115EC" w:rsidRDefault="00AC765F" w:rsidP="00EC11D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D08303" wp14:editId="241239B0">
                <wp:simplePos x="0" y="0"/>
                <wp:positionH relativeFrom="column">
                  <wp:posOffset>3438121</wp:posOffset>
                </wp:positionH>
                <wp:positionV relativeFrom="paragraph">
                  <wp:posOffset>157506</wp:posOffset>
                </wp:positionV>
                <wp:extent cx="0" cy="377851"/>
                <wp:effectExtent l="0" t="0" r="12700" b="15875"/>
                <wp:wrapNone/>
                <wp:docPr id="1893072308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78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368E44" id="Conector recto 11" o:spid="_x0000_s1026" style="position:absolute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7pt,12.4pt" to="270.7pt,4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2DC6E50" wp14:editId="04D7DFB0">
                <wp:simplePos x="0" y="0"/>
                <wp:positionH relativeFrom="column">
                  <wp:posOffset>1958718</wp:posOffset>
                </wp:positionH>
                <wp:positionV relativeFrom="paragraph">
                  <wp:posOffset>159411</wp:posOffset>
                </wp:positionV>
                <wp:extent cx="0" cy="377851"/>
                <wp:effectExtent l="0" t="0" r="12700" b="15875"/>
                <wp:wrapNone/>
                <wp:docPr id="730201676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78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FF3E2" id="Conector recto 11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25pt,12.55pt" to="154.25pt,4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" strokecolor="#4472c4 [3204]" strokeweight=".5pt">
                <v:stroke joinstyle="miter"/>
              </v:line>
            </w:pict>
          </mc:Fallback>
        </mc:AlternateContent>
      </w:r>
    </w:p>
    <w:p w14:paraId="2B8007C5" w14:textId="3ECC43A5" w:rsidR="004115EC" w:rsidRDefault="00761EE8" w:rsidP="00EC11D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560AF18" wp14:editId="350FCA5B">
                <wp:simplePos x="0" y="0"/>
                <wp:positionH relativeFrom="column">
                  <wp:posOffset>3347237</wp:posOffset>
                </wp:positionH>
                <wp:positionV relativeFrom="paragraph">
                  <wp:posOffset>108627</wp:posOffset>
                </wp:positionV>
                <wp:extent cx="191340" cy="138299"/>
                <wp:effectExtent l="12700" t="12700" r="24765" b="14605"/>
                <wp:wrapNone/>
                <wp:docPr id="877065863" name="Tri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40" cy="138299"/>
                        </a:xfrm>
                        <a:prstGeom prst="triangl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2C228" id="Triángulo 15" o:spid="_x0000_s1026" type="#_x0000_t5" style="position:absolute;margin-left:263.55pt;margin-top:8.55pt;width:15.05pt;height:10.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" fillcolor="#0070c0" strokecolor="#0070c0" strokeweight="1pt"/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D4A0692" wp14:editId="5164750F">
                <wp:simplePos x="0" y="0"/>
                <wp:positionH relativeFrom="column">
                  <wp:posOffset>1853360</wp:posOffset>
                </wp:positionH>
                <wp:positionV relativeFrom="paragraph">
                  <wp:posOffset>108627</wp:posOffset>
                </wp:positionV>
                <wp:extent cx="205914" cy="138440"/>
                <wp:effectExtent l="12700" t="12700" r="22860" b="13970"/>
                <wp:wrapNone/>
                <wp:docPr id="138133603" name="Tri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14" cy="138440"/>
                        </a:xfrm>
                        <a:prstGeom prst="triangl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ECABD" id="Triángulo 15" o:spid="_x0000_s1026" type="#_x0000_t5" style="position:absolute;margin-left:145.95pt;margin-top:8.55pt;width:16.2pt;height:10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" fillcolor="#0070c0" strokecolor="#0070c0" strokeweight="1pt"/>
            </w:pict>
          </mc:Fallback>
        </mc:AlternateContent>
      </w:r>
    </w:p>
    <w:p w14:paraId="251859D3" w14:textId="28E04538" w:rsidR="004115EC" w:rsidRDefault="004115EC" w:rsidP="00EC11D7">
      <w:pPr>
        <w:rPr>
          <w:rFonts w:ascii="Bell MT" w:hAnsi="Bell MT"/>
        </w:rPr>
      </w:pPr>
    </w:p>
    <w:p w14:paraId="101BE3CD" w14:textId="5061D74C" w:rsidR="004115EC" w:rsidRDefault="001302C2" w:rsidP="00EC11D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5867DB" wp14:editId="22D1B094">
                <wp:simplePos x="0" y="0"/>
                <wp:positionH relativeFrom="column">
                  <wp:posOffset>3054093</wp:posOffset>
                </wp:positionH>
                <wp:positionV relativeFrom="paragraph">
                  <wp:posOffset>29210</wp:posOffset>
                </wp:positionV>
                <wp:extent cx="921385" cy="279400"/>
                <wp:effectExtent l="0" t="0" r="18415" b="12700"/>
                <wp:wrapNone/>
                <wp:docPr id="1134738618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DD514" w14:textId="23A0CB3E" w:rsidR="001302C2" w:rsidRDefault="001302C2" w:rsidP="001302C2">
                            <w:proofErr w:type="spellStart"/>
                            <w:r>
                              <w:t>ATerrestres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867DB" id="_x0000_s1064" type="#_x0000_t202" style="position:absolute;margin-left:240.5pt;margin-top:2.3pt;width:72.55pt;height:22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" fillcolor="white [3201]" strokeweight=".5pt">
                <v:textbox>
                  <w:txbxContent>
                    <w:p w14:paraId="599DD514" w14:textId="23A0CB3E" w:rsidR="001302C2" w:rsidRDefault="001302C2" w:rsidP="001302C2">
                      <w:proofErr w:type="spellStart"/>
                      <w:r>
                        <w:t>ATerrestres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8577D35" wp14:editId="548D6662">
                <wp:simplePos x="0" y="0"/>
                <wp:positionH relativeFrom="column">
                  <wp:posOffset>1754563</wp:posOffset>
                </wp:positionH>
                <wp:positionV relativeFrom="paragraph">
                  <wp:posOffset>29110</wp:posOffset>
                </wp:positionV>
                <wp:extent cx="408080" cy="279610"/>
                <wp:effectExtent l="0" t="0" r="11430" b="12700"/>
                <wp:wrapNone/>
                <wp:docPr id="137456710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80" cy="279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E848A" w14:textId="00013B39" w:rsidR="001302C2" w:rsidRDefault="001302C2">
                            <w:r>
                              <w:t>Pez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77D35" id="_x0000_s1065" type="#_x0000_t202" style="position:absolute;margin-left:138.15pt;margin-top:2.3pt;width:32.15pt;height:2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" fillcolor="white [3201]" strokeweight=".5pt">
                <v:textbox>
                  <w:txbxContent>
                    <w:p w14:paraId="027E848A" w14:textId="00013B39" w:rsidR="001302C2" w:rsidRDefault="001302C2">
                      <w:r>
                        <w:t>Pez</w:t>
                      </w:r>
                    </w:p>
                  </w:txbxContent>
                </v:textbox>
              </v:shape>
            </w:pict>
          </mc:Fallback>
        </mc:AlternateContent>
      </w:r>
    </w:p>
    <w:p w14:paraId="05219848" w14:textId="267A3717" w:rsidR="004115EC" w:rsidRDefault="00AC765F" w:rsidP="00EC11D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E34AB7E" wp14:editId="2A3089C2">
                <wp:simplePos x="0" y="0"/>
                <wp:positionH relativeFrom="column">
                  <wp:posOffset>3437827</wp:posOffset>
                </wp:positionH>
                <wp:positionV relativeFrom="paragraph">
                  <wp:posOffset>137160</wp:posOffset>
                </wp:positionV>
                <wp:extent cx="0" cy="234242"/>
                <wp:effectExtent l="0" t="0" r="12700" b="7620"/>
                <wp:wrapNone/>
                <wp:docPr id="263064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2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1280BA" id="Conector recto 11" o:spid="_x0000_s1026" style="position:absolute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0.7pt,10.8pt" to="270.7pt,2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10DCAB9" wp14:editId="13F5D841">
                <wp:simplePos x="0" y="0"/>
                <wp:positionH relativeFrom="column">
                  <wp:posOffset>1957070</wp:posOffset>
                </wp:positionH>
                <wp:positionV relativeFrom="paragraph">
                  <wp:posOffset>137160</wp:posOffset>
                </wp:positionV>
                <wp:extent cx="0" cy="233680"/>
                <wp:effectExtent l="0" t="0" r="12700" b="7620"/>
                <wp:wrapNone/>
                <wp:docPr id="303132139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F5E02" id="Conector recto 11" o:spid="_x0000_s1026" style="position:absolute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4.1pt,10.8pt" to="154.1pt,2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</w:p>
    <w:p w14:paraId="2B60DEB3" w14:textId="20DB2FD4" w:rsidR="004115EC" w:rsidRDefault="004115EC" w:rsidP="00EC11D7">
      <w:pPr>
        <w:rPr>
          <w:rFonts w:ascii="Bell MT" w:hAnsi="Bell MT"/>
        </w:rPr>
      </w:pPr>
    </w:p>
    <w:p w14:paraId="0CFD8F66" w14:textId="1ABA392F" w:rsidR="004115EC" w:rsidRDefault="005D36A0" w:rsidP="00EC11D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8AC0DFF" wp14:editId="08E27F2F">
                <wp:simplePos x="0" y="0"/>
                <wp:positionH relativeFrom="column">
                  <wp:posOffset>2795574</wp:posOffset>
                </wp:positionH>
                <wp:positionV relativeFrom="paragraph">
                  <wp:posOffset>138152</wp:posOffset>
                </wp:positionV>
                <wp:extent cx="153555" cy="160655"/>
                <wp:effectExtent l="12700" t="12700" r="24765" b="17145"/>
                <wp:wrapNone/>
                <wp:docPr id="2018812274" name="Tri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5" cy="160655"/>
                        </a:xfrm>
                        <a:prstGeom prst="triangl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FFCEA" id="Triángulo 15" o:spid="_x0000_s1026" type="#_x0000_t5" style="position:absolute;margin-left:220.1pt;margin-top:10.9pt;width:12.1pt;height:12.6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" fillcolor="#0070c0" strokecolor="#0070c0" strokeweight="1pt"/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D4ABD37" wp14:editId="783D914D">
                <wp:simplePos x="0" y="0"/>
                <wp:positionH relativeFrom="column">
                  <wp:posOffset>2463065</wp:posOffset>
                </wp:positionH>
                <wp:positionV relativeFrom="paragraph">
                  <wp:posOffset>138152</wp:posOffset>
                </wp:positionV>
                <wp:extent cx="138441" cy="161111"/>
                <wp:effectExtent l="12700" t="12700" r="26670" b="17145"/>
                <wp:wrapNone/>
                <wp:docPr id="982904248" name="Tri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41" cy="161111"/>
                        </a:xfrm>
                        <a:prstGeom prst="triangl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2CC14" id="Triángulo 15" o:spid="_x0000_s1026" type="#_x0000_t5" style="position:absolute;margin-left:193.95pt;margin-top:10.9pt;width:10.9pt;height:12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" fillcolor="#0070c0" strokecolor="#0070c0" strokeweight="1pt"/>
            </w:pict>
          </mc:Fallback>
        </mc:AlternateContent>
      </w:r>
      <w:r w:rsidR="00AC765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F549A16" wp14:editId="14939C42">
                <wp:simplePos x="0" y="0"/>
                <wp:positionH relativeFrom="column">
                  <wp:posOffset>2866002</wp:posOffset>
                </wp:positionH>
                <wp:positionV relativeFrom="paragraph">
                  <wp:posOffset>34768</wp:posOffset>
                </wp:positionV>
                <wp:extent cx="0" cy="399934"/>
                <wp:effectExtent l="0" t="0" r="12700" b="6985"/>
                <wp:wrapNone/>
                <wp:docPr id="301658879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9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9E0C2" id="Conector recto 11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65pt,2.75pt" to="225.65pt,3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" strokecolor="#4472c4 [3204]" strokeweight=".5pt">
                <v:stroke joinstyle="miter"/>
              </v:line>
            </w:pict>
          </mc:Fallback>
        </mc:AlternateContent>
      </w:r>
      <w:r w:rsidR="00AC765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FB1964C" wp14:editId="39E694AE">
                <wp:simplePos x="0" y="0"/>
                <wp:positionH relativeFrom="column">
                  <wp:posOffset>2864081</wp:posOffset>
                </wp:positionH>
                <wp:positionV relativeFrom="paragraph">
                  <wp:posOffset>35560</wp:posOffset>
                </wp:positionV>
                <wp:extent cx="574334" cy="0"/>
                <wp:effectExtent l="0" t="0" r="10160" b="12700"/>
                <wp:wrapNone/>
                <wp:docPr id="1610840401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A8B9C9" id="Conector recto 13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5pt,2.8pt" to="270.7pt,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 w:rsidR="00AC765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D773CB9" wp14:editId="2E39AF91">
                <wp:simplePos x="0" y="0"/>
                <wp:positionH relativeFrom="column">
                  <wp:posOffset>2533199</wp:posOffset>
                </wp:positionH>
                <wp:positionV relativeFrom="paragraph">
                  <wp:posOffset>34768</wp:posOffset>
                </wp:positionV>
                <wp:extent cx="294" cy="399934"/>
                <wp:effectExtent l="0" t="0" r="12700" b="6985"/>
                <wp:wrapNone/>
                <wp:docPr id="2029912886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" cy="399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5E29C" id="Conector recto 11" o:spid="_x0000_s1026" style="position:absolute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9.45pt,2.75pt" to="199.45pt,3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 w:rsidR="00AC765F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2BD36F7" wp14:editId="5E7719A4">
                <wp:simplePos x="0" y="0"/>
                <wp:positionH relativeFrom="column">
                  <wp:posOffset>1959159</wp:posOffset>
                </wp:positionH>
                <wp:positionV relativeFrom="paragraph">
                  <wp:posOffset>34768</wp:posOffset>
                </wp:positionV>
                <wp:extent cx="574334" cy="0"/>
                <wp:effectExtent l="0" t="0" r="10160" b="12700"/>
                <wp:wrapNone/>
                <wp:docPr id="209536114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38CEE" id="Conector recto 13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25pt,2.75pt" to="199.45pt,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</w:p>
    <w:p w14:paraId="32E04021" w14:textId="3A414D05" w:rsidR="004115EC" w:rsidRDefault="004115EC" w:rsidP="00EC11D7">
      <w:pPr>
        <w:rPr>
          <w:rFonts w:ascii="Bell MT" w:hAnsi="Bell MT"/>
        </w:rPr>
      </w:pPr>
    </w:p>
    <w:p w14:paraId="565C9295" w14:textId="6B99A451" w:rsidR="004115EC" w:rsidRDefault="00CE2D65" w:rsidP="00EC11D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F1F3145" wp14:editId="79138B96">
                <wp:simplePos x="0" y="0"/>
                <wp:positionH relativeFrom="column">
                  <wp:posOffset>2343948</wp:posOffset>
                </wp:positionH>
                <wp:positionV relativeFrom="paragraph">
                  <wp:posOffset>96337</wp:posOffset>
                </wp:positionV>
                <wp:extent cx="710361" cy="256938"/>
                <wp:effectExtent l="0" t="0" r="13970" b="10160"/>
                <wp:wrapNone/>
                <wp:docPr id="431012393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361" cy="256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46C6E" w14:textId="724B0192" w:rsidR="001302C2" w:rsidRDefault="00CE2D65" w:rsidP="001302C2">
                            <w:r>
                              <w:t>Anfibios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F3145" id="_x0000_s1066" type="#_x0000_t202" style="position:absolute;margin-left:184.55pt;margin-top:7.6pt;width:55.95pt;height:20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" fillcolor="white [3201]" strokeweight=".5pt">
                <v:textbox>
                  <w:txbxContent>
                    <w:p w14:paraId="5D046C6E" w14:textId="724B0192" w:rsidR="001302C2" w:rsidRDefault="00CE2D65" w:rsidP="001302C2">
                      <w:r>
                        <w:t>Anfibios</w:t>
                      </w:r>
                    </w:p>
                  </w:txbxContent>
                </v:textbox>
              </v:shape>
            </w:pict>
          </mc:Fallback>
        </mc:AlternateContent>
      </w:r>
    </w:p>
    <w:p w14:paraId="467B9B9B" w14:textId="77777777" w:rsidR="004115EC" w:rsidRDefault="004115EC" w:rsidP="00EC11D7">
      <w:pPr>
        <w:rPr>
          <w:rFonts w:ascii="Bell MT" w:hAnsi="Bell MT"/>
        </w:rPr>
      </w:pPr>
    </w:p>
    <w:p w14:paraId="26E5BA46" w14:textId="77777777" w:rsidR="0010068F" w:rsidRDefault="0010068F" w:rsidP="00EC11D7">
      <w:pPr>
        <w:rPr>
          <w:rFonts w:ascii="Bell MT" w:hAnsi="Bell MT"/>
        </w:rPr>
      </w:pPr>
    </w:p>
    <w:p w14:paraId="7D21FFAD" w14:textId="5196CFB6" w:rsidR="008106A4" w:rsidRDefault="008106A4" w:rsidP="00FF730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Lo cual en </w:t>
      </w:r>
      <w:r w:rsidR="0052357E">
        <w:rPr>
          <w:rFonts w:ascii="Bell MT" w:hAnsi="Bell MT"/>
        </w:rPr>
        <w:t>programación</w:t>
      </w:r>
      <w:r>
        <w:rPr>
          <w:rFonts w:ascii="Bell MT" w:hAnsi="Bell MT"/>
        </w:rPr>
        <w:t xml:space="preserve"> se denomina </w:t>
      </w:r>
      <w:r w:rsidRPr="00A55DFE">
        <w:rPr>
          <w:rStyle w:val="Ttulo2Car"/>
          <w:rFonts w:ascii="Bell MT" w:hAnsi="Bell MT"/>
        </w:rPr>
        <w:t>HERENCIA M</w:t>
      </w:r>
      <w:r w:rsidR="0052357E" w:rsidRPr="00A55DFE">
        <w:rPr>
          <w:rStyle w:val="Ttulo2Car"/>
          <w:rFonts w:ascii="Bell MT" w:hAnsi="Bell MT"/>
        </w:rPr>
        <w:t>ÚLTIPLE</w:t>
      </w:r>
      <w:r w:rsidR="0052357E">
        <w:rPr>
          <w:rFonts w:ascii="Bell MT" w:hAnsi="Bell MT"/>
        </w:rPr>
        <w:t xml:space="preserve">, </w:t>
      </w:r>
      <w:r w:rsidR="00827110">
        <w:rPr>
          <w:rFonts w:ascii="Bell MT" w:hAnsi="Bell MT"/>
        </w:rPr>
        <w:t xml:space="preserve">pero en java es </w:t>
      </w:r>
      <w:r w:rsidR="00827110" w:rsidRPr="0010068F">
        <w:rPr>
          <w:rFonts w:ascii="Bell MT" w:hAnsi="Bell MT"/>
          <w:highlight w:val="yellow"/>
        </w:rPr>
        <w:t>PROHIBITIVO</w:t>
      </w:r>
      <w:r w:rsidR="00827110">
        <w:rPr>
          <w:rFonts w:ascii="Bell MT" w:hAnsi="Bell MT"/>
        </w:rPr>
        <w:t>. (En C++ se usa, pero particularmente en POO</w:t>
      </w:r>
      <w:r w:rsidR="00F10428">
        <w:rPr>
          <w:rFonts w:ascii="Bell MT" w:hAnsi="Bell MT"/>
        </w:rPr>
        <w:t xml:space="preserve"> no está permitido usar esa herencia, porque puede resultar liosa al no estar las clases </w:t>
      </w:r>
      <w:r w:rsidR="00F10428" w:rsidRPr="00A55DFE">
        <w:rPr>
          <w:rFonts w:ascii="Bell MT" w:hAnsi="Bell MT"/>
          <w:i/>
          <w:iCs/>
        </w:rPr>
        <w:t>Pez</w:t>
      </w:r>
      <w:r w:rsidR="00F10428">
        <w:rPr>
          <w:rFonts w:ascii="Bell MT" w:hAnsi="Bell MT"/>
        </w:rPr>
        <w:t xml:space="preserve"> y </w:t>
      </w:r>
      <w:proofErr w:type="spellStart"/>
      <w:r w:rsidR="00F10428" w:rsidRPr="00A55DFE">
        <w:rPr>
          <w:rFonts w:ascii="Bell MT" w:hAnsi="Bell MT"/>
          <w:i/>
          <w:iCs/>
        </w:rPr>
        <w:t>ATerrestres</w:t>
      </w:r>
      <w:proofErr w:type="spellEnd"/>
      <w:r w:rsidR="00F10428">
        <w:rPr>
          <w:rFonts w:ascii="Bell MT" w:hAnsi="Bell MT"/>
        </w:rPr>
        <w:t xml:space="preserve"> bien definidas (¿De dónde proceden</w:t>
      </w:r>
      <w:r w:rsidR="00A55DFE">
        <w:rPr>
          <w:rFonts w:ascii="Bell MT" w:hAnsi="Bell MT"/>
        </w:rPr>
        <w:t>?</w:t>
      </w:r>
      <w:r w:rsidR="00F10428">
        <w:rPr>
          <w:rFonts w:ascii="Bell MT" w:hAnsi="Bell MT"/>
        </w:rPr>
        <w:t>)</w:t>
      </w:r>
      <w:r w:rsidR="00827110">
        <w:rPr>
          <w:rFonts w:ascii="Bell MT" w:hAnsi="Bell MT"/>
        </w:rPr>
        <w:t>)</w:t>
      </w:r>
    </w:p>
    <w:p w14:paraId="586FC592" w14:textId="32E065D0" w:rsidR="008106A4" w:rsidRDefault="008106A4" w:rsidP="00EC11D7">
      <w:pPr>
        <w:rPr>
          <w:rFonts w:ascii="Bell MT" w:hAnsi="Bell MT"/>
        </w:rPr>
      </w:pPr>
    </w:p>
    <w:p w14:paraId="7BC34365" w14:textId="385AE541" w:rsidR="00D91148" w:rsidRDefault="00D91148" w:rsidP="00EC11D7">
      <w:pPr>
        <w:rPr>
          <w:rFonts w:ascii="Bell MT" w:hAnsi="Bell MT"/>
        </w:rPr>
      </w:pPr>
      <w:r>
        <w:rPr>
          <w:rFonts w:ascii="Bell MT" w:hAnsi="Bell MT"/>
        </w:rPr>
        <w:t>En vez de eso, usamos</w:t>
      </w:r>
      <w:r w:rsidR="00FF7305">
        <w:rPr>
          <w:rFonts w:ascii="Bell MT" w:hAnsi="Bell MT"/>
        </w:rPr>
        <w:t xml:space="preserve"> interfaces.</w:t>
      </w:r>
    </w:p>
    <w:p w14:paraId="001DD37C" w14:textId="77777777" w:rsidR="00FF7305" w:rsidRDefault="00FF7305" w:rsidP="00EC11D7">
      <w:pPr>
        <w:rPr>
          <w:rFonts w:ascii="Bell MT" w:hAnsi="Bell MT"/>
        </w:rPr>
      </w:pPr>
    </w:p>
    <w:p w14:paraId="0C342925" w14:textId="69581208" w:rsidR="00D91148" w:rsidRPr="00EB0887" w:rsidRDefault="00FF7305" w:rsidP="00EB0887">
      <w:pPr>
        <w:pStyle w:val="Ttulo1"/>
        <w:jc w:val="center"/>
        <w:rPr>
          <w:rFonts w:ascii="Bell MT" w:hAnsi="Bell MT"/>
          <w:b/>
          <w:bCs/>
        </w:rPr>
      </w:pPr>
      <w:bookmarkStart w:id="42" w:name="_Toc160552200"/>
      <w:r w:rsidRPr="00B32DDD">
        <w:rPr>
          <w:rFonts w:ascii="Bell MT" w:hAnsi="Bell MT"/>
          <w:b/>
          <w:bCs/>
        </w:rPr>
        <w:t>I</w:t>
      </w:r>
      <w:r>
        <w:rPr>
          <w:rFonts w:ascii="Bell MT" w:hAnsi="Bell MT"/>
          <w:b/>
          <w:bCs/>
        </w:rPr>
        <w:t>nterfaces</w:t>
      </w:r>
      <w:r w:rsidR="000E20A1">
        <w:rPr>
          <w:rFonts w:ascii="Bell MT" w:hAnsi="Bell MT"/>
          <w:b/>
          <w:bCs/>
        </w:rPr>
        <w:t xml:space="preserve"> (Contratos)</w:t>
      </w:r>
      <w:bookmarkEnd w:id="42"/>
    </w:p>
    <w:p w14:paraId="579C193E" w14:textId="77777777" w:rsidR="00D91148" w:rsidRDefault="00D91148" w:rsidP="00EC11D7">
      <w:pPr>
        <w:rPr>
          <w:rFonts w:ascii="Bell MT" w:hAnsi="Bell MT"/>
        </w:rPr>
      </w:pPr>
    </w:p>
    <w:p w14:paraId="2D9B636F" w14:textId="265E7B6B" w:rsidR="00EB0887" w:rsidRDefault="00EB0887" w:rsidP="00EB088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2C3753D" wp14:editId="2C8A9E79">
                <wp:simplePos x="0" y="0"/>
                <wp:positionH relativeFrom="column">
                  <wp:posOffset>2110095</wp:posOffset>
                </wp:positionH>
                <wp:positionV relativeFrom="paragraph">
                  <wp:posOffset>145221</wp:posOffset>
                </wp:positionV>
                <wp:extent cx="408080" cy="279610"/>
                <wp:effectExtent l="0" t="0" r="11430" b="12700"/>
                <wp:wrapNone/>
                <wp:docPr id="1932060473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80" cy="279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1F8785" w14:textId="77777777" w:rsidR="00EB0887" w:rsidRDefault="00EB0887" w:rsidP="00EB0887">
                            <w:r>
                              <w:t>Pez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3753D" id="_x0000_s1067" type="#_x0000_t202" style="position:absolute;margin-left:166.15pt;margin-top:11.45pt;width:32.15pt;height:2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" fillcolor="white [3201]" strokeweight=".5pt">
                <v:textbox>
                  <w:txbxContent>
                    <w:p w14:paraId="6B1F8785" w14:textId="77777777" w:rsidR="00EB0887" w:rsidRDefault="00EB0887" w:rsidP="00EB0887">
                      <w:r>
                        <w:t>Pez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F306FFD" wp14:editId="00BA1C09">
                <wp:simplePos x="0" y="0"/>
                <wp:positionH relativeFrom="column">
                  <wp:posOffset>3665834</wp:posOffset>
                </wp:positionH>
                <wp:positionV relativeFrom="paragraph">
                  <wp:posOffset>145856</wp:posOffset>
                </wp:positionV>
                <wp:extent cx="921385" cy="279400"/>
                <wp:effectExtent l="0" t="0" r="18415" b="12700"/>
                <wp:wrapNone/>
                <wp:docPr id="1985834852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37579" w14:textId="77777777" w:rsidR="00EB0887" w:rsidRDefault="00EB0887" w:rsidP="00EB0887">
                            <w:proofErr w:type="spellStart"/>
                            <w:r>
                              <w:t>ATerrestres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6FFD" id="_x0000_s1068" type="#_x0000_t202" style="position:absolute;margin-left:288.65pt;margin-top:11.5pt;width:72.55pt;height:22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" fillcolor="white [3201]" strokeweight=".5pt">
                <v:textbox>
                  <w:txbxContent>
                    <w:p w14:paraId="2CB37579" w14:textId="77777777" w:rsidR="00EB0887" w:rsidRDefault="00EB0887" w:rsidP="00EB0887">
                      <w:proofErr w:type="spellStart"/>
                      <w:r>
                        <w:t>ATerrestres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D425CE9" w14:textId="0D6993F9" w:rsidR="00EB0887" w:rsidRDefault="00EB0887" w:rsidP="00EB0887">
      <w:pPr>
        <w:rPr>
          <w:rFonts w:ascii="Bell MT" w:hAnsi="Bell MT"/>
        </w:rPr>
      </w:pPr>
    </w:p>
    <w:p w14:paraId="35F32A57" w14:textId="1EEDE377" w:rsidR="00EB0887" w:rsidRDefault="00EB0887" w:rsidP="00EB088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6B489A7" wp14:editId="19FF6C31">
                <wp:simplePos x="0" y="0"/>
                <wp:positionH relativeFrom="column">
                  <wp:posOffset>2306781</wp:posOffset>
                </wp:positionH>
                <wp:positionV relativeFrom="paragraph">
                  <wp:posOffset>169246</wp:posOffset>
                </wp:positionV>
                <wp:extent cx="516591" cy="566556"/>
                <wp:effectExtent l="25400" t="25400" r="17145" b="17780"/>
                <wp:wrapNone/>
                <wp:docPr id="117737640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591" cy="5665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1DF28" id="Conector recto de flecha 6" o:spid="_x0000_s1026" type="#_x0000_t32" style="position:absolute;margin-left:181.65pt;margin-top:13.35pt;width:40.7pt;height:44.6pt;flip:x 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A89F738" wp14:editId="6CC1096E">
                <wp:simplePos x="0" y="0"/>
                <wp:positionH relativeFrom="column">
                  <wp:posOffset>3440336</wp:posOffset>
                </wp:positionH>
                <wp:positionV relativeFrom="paragraph">
                  <wp:posOffset>166517</wp:posOffset>
                </wp:positionV>
                <wp:extent cx="535976" cy="566367"/>
                <wp:effectExtent l="0" t="25400" r="35560" b="18415"/>
                <wp:wrapNone/>
                <wp:docPr id="969394913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5976" cy="566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2DD21" id="Conector recto de flecha 7" o:spid="_x0000_s1026" type="#_x0000_t32" style="position:absolute;margin-left:270.9pt;margin-top:13.1pt;width:42.2pt;height:44.6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" strokecolor="#4472c4 [3204]" strokeweight=".5pt">
                <v:stroke endarrow="block" joinstyle="miter"/>
              </v:shape>
            </w:pict>
          </mc:Fallback>
        </mc:AlternateContent>
      </w:r>
    </w:p>
    <w:p w14:paraId="4CAC2153" w14:textId="0F96F5EC" w:rsidR="00EB0887" w:rsidRDefault="00EB0887" w:rsidP="00EB0887">
      <w:pPr>
        <w:rPr>
          <w:rFonts w:ascii="Bell MT" w:hAnsi="Bell MT"/>
        </w:rPr>
      </w:pPr>
    </w:p>
    <w:p w14:paraId="02873F34" w14:textId="4F8CA45E" w:rsidR="00EB0887" w:rsidRDefault="00B02C3E" w:rsidP="00EB088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F90689A" wp14:editId="3BCEC713">
                <wp:simplePos x="0" y="0"/>
                <wp:positionH relativeFrom="column">
                  <wp:posOffset>3281018</wp:posOffset>
                </wp:positionH>
                <wp:positionV relativeFrom="paragraph">
                  <wp:posOffset>32868</wp:posOffset>
                </wp:positionV>
                <wp:extent cx="891729" cy="228448"/>
                <wp:effectExtent l="0" t="0" r="0" b="0"/>
                <wp:wrapNone/>
                <wp:docPr id="937203316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729" cy="2284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C129FE" w14:textId="77777777" w:rsidR="00E87DFB" w:rsidRPr="00113D85" w:rsidRDefault="00E87DFB" w:rsidP="00E87DFB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 w:rsidRPr="00113D85"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Implementa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689A" id="_x0000_s1069" type="#_x0000_t202" style="position:absolute;margin-left:258.35pt;margin-top:2.6pt;width:70.2pt;height:1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" filled="f" stroked="f" strokeweight=".5pt">
                <v:textbox>
                  <w:txbxContent>
                    <w:p w14:paraId="00C129FE" w14:textId="77777777" w:rsidR="00E87DFB" w:rsidRPr="00113D85" w:rsidRDefault="00E87DFB" w:rsidP="00E87DFB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 w:rsidRPr="00113D85">
                        <w:rPr>
                          <w:rFonts w:ascii="Bell MT" w:hAnsi="Bell MT"/>
                          <w:sz w:val="20"/>
                          <w:szCs w:val="20"/>
                        </w:rPr>
                        <w:t>Implementa</w:t>
                      </w:r>
                    </w:p>
                  </w:txbxContent>
                </v:textbox>
              </v:shape>
            </w:pict>
          </mc:Fallback>
        </mc:AlternateContent>
      </w:r>
      <w:r w:rsidR="00113D85"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DF6752E" wp14:editId="59C24863">
                <wp:simplePos x="0" y="0"/>
                <wp:positionH relativeFrom="column">
                  <wp:posOffset>2108394</wp:posOffset>
                </wp:positionH>
                <wp:positionV relativeFrom="paragraph">
                  <wp:posOffset>24387</wp:posOffset>
                </wp:positionV>
                <wp:extent cx="853944" cy="279400"/>
                <wp:effectExtent l="0" t="0" r="0" b="0"/>
                <wp:wrapNone/>
                <wp:docPr id="439852197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944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A55072" w14:textId="134E6460" w:rsidR="00113D85" w:rsidRPr="00113D85" w:rsidRDefault="00113D85" w:rsidP="00113D85">
                            <w:pPr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</w:pPr>
                            <w:r w:rsidRPr="00113D85">
                              <w:rPr>
                                <w:rFonts w:ascii="Bell MT" w:hAnsi="Bell MT"/>
                                <w:sz w:val="20"/>
                                <w:szCs w:val="20"/>
                              </w:rPr>
                              <w:t>Implementa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6752E" id="_x0000_s1070" type="#_x0000_t202" style="position:absolute;margin-left:166pt;margin-top:1.9pt;width:67.25pt;height:2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" filled="f" stroked="f" strokeweight=".5pt">
                <v:textbox>
                  <w:txbxContent>
                    <w:p w14:paraId="24A55072" w14:textId="134E6460" w:rsidR="00113D85" w:rsidRPr="00113D85" w:rsidRDefault="00113D85" w:rsidP="00113D85">
                      <w:pPr>
                        <w:rPr>
                          <w:rFonts w:ascii="Bell MT" w:hAnsi="Bell MT"/>
                          <w:sz w:val="20"/>
                          <w:szCs w:val="20"/>
                        </w:rPr>
                      </w:pPr>
                      <w:r w:rsidRPr="00113D85">
                        <w:rPr>
                          <w:rFonts w:ascii="Bell MT" w:hAnsi="Bell MT"/>
                          <w:sz w:val="20"/>
                          <w:szCs w:val="20"/>
                        </w:rPr>
                        <w:t>Implementa</w:t>
                      </w:r>
                    </w:p>
                  </w:txbxContent>
                </v:textbox>
              </v:shape>
            </w:pict>
          </mc:Fallback>
        </mc:AlternateContent>
      </w:r>
    </w:p>
    <w:p w14:paraId="19905D66" w14:textId="49229A77" w:rsidR="00EB0887" w:rsidRDefault="00EB0887" w:rsidP="00EB0887">
      <w:pPr>
        <w:rPr>
          <w:rFonts w:ascii="Bell MT" w:hAnsi="Bell MT"/>
        </w:rPr>
      </w:pPr>
    </w:p>
    <w:p w14:paraId="525BCBAD" w14:textId="602E1AF8" w:rsidR="00EB0887" w:rsidRDefault="00EB0887" w:rsidP="00EB0887">
      <w:pPr>
        <w:rPr>
          <w:rFonts w:ascii="Bell MT" w:hAnsi="Bell MT"/>
        </w:rPr>
      </w:pPr>
      <w:r>
        <w:rPr>
          <w:rFonts w:ascii="Bell MT" w:hAnsi="Bell MT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D2A2B62" wp14:editId="3C037F02">
                <wp:simplePos x="0" y="0"/>
                <wp:positionH relativeFrom="column">
                  <wp:posOffset>2764995</wp:posOffset>
                </wp:positionH>
                <wp:positionV relativeFrom="paragraph">
                  <wp:posOffset>95885</wp:posOffset>
                </wp:positionV>
                <wp:extent cx="710361" cy="256938"/>
                <wp:effectExtent l="0" t="0" r="13970" b="10160"/>
                <wp:wrapNone/>
                <wp:docPr id="655248745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361" cy="256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0E423" w14:textId="77777777" w:rsidR="00EB0887" w:rsidRDefault="00EB0887" w:rsidP="00EB0887">
                            <w:r>
                              <w:t>Anfibios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A2B62" id="_x0000_s1071" type="#_x0000_t202" style="position:absolute;margin-left:217.7pt;margin-top:7.55pt;width:55.95pt;height:20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" fillcolor="white [3201]" strokeweight=".5pt">
                <v:textbox>
                  <w:txbxContent>
                    <w:p w14:paraId="70C0E423" w14:textId="77777777" w:rsidR="00EB0887" w:rsidRDefault="00EB0887" w:rsidP="00EB0887">
                      <w:r>
                        <w:t>Anfibios</w:t>
                      </w:r>
                    </w:p>
                  </w:txbxContent>
                </v:textbox>
              </v:shape>
            </w:pict>
          </mc:Fallback>
        </mc:AlternateContent>
      </w:r>
    </w:p>
    <w:p w14:paraId="26A1907A" w14:textId="77777777" w:rsidR="00EB0887" w:rsidRDefault="00EB0887" w:rsidP="00EB0887">
      <w:pPr>
        <w:rPr>
          <w:rFonts w:ascii="Bell MT" w:hAnsi="Bell MT"/>
        </w:rPr>
      </w:pPr>
    </w:p>
    <w:p w14:paraId="28E08AFD" w14:textId="66F9E68E" w:rsidR="006E745F" w:rsidRDefault="006E745F" w:rsidP="00EC11D7">
      <w:pPr>
        <w:rPr>
          <w:rFonts w:ascii="Bell MT" w:hAnsi="Bell MT"/>
        </w:rPr>
      </w:pPr>
    </w:p>
    <w:p w14:paraId="59562CF2" w14:textId="0AA191E0" w:rsidR="006E745F" w:rsidRDefault="00B02C3E" w:rsidP="00EC11D7">
      <w:pPr>
        <w:rPr>
          <w:rFonts w:ascii="Bell MT" w:hAnsi="Bell MT"/>
        </w:rPr>
      </w:pPr>
      <w:r>
        <w:rPr>
          <w:rFonts w:ascii="Bell MT" w:hAnsi="Bell MT"/>
        </w:rPr>
        <w:t>En las interfaces definimos</w:t>
      </w:r>
      <w:r w:rsidR="000E20A1">
        <w:rPr>
          <w:rFonts w:ascii="Bell MT" w:hAnsi="Bell MT"/>
        </w:rPr>
        <w:t xml:space="preserve"> la </w:t>
      </w:r>
      <w:r w:rsidR="000E20A1" w:rsidRPr="000E20A1">
        <w:rPr>
          <w:rFonts w:ascii="Bell MT" w:hAnsi="Bell MT"/>
          <w:highlight w:val="yellow"/>
        </w:rPr>
        <w:t>FIRMA DE</w:t>
      </w:r>
      <w:r w:rsidRPr="000E20A1">
        <w:rPr>
          <w:rFonts w:ascii="Bell MT" w:hAnsi="Bell MT"/>
          <w:highlight w:val="yellow"/>
        </w:rPr>
        <w:t xml:space="preserve"> MÉTODOS PÚBLICOS</w:t>
      </w:r>
      <w:r w:rsidR="000E20A1">
        <w:rPr>
          <w:rFonts w:ascii="Bell MT" w:hAnsi="Bell MT"/>
        </w:rPr>
        <w:t>, no escribimos ni el código ni los atributos (podrían añadirse los atributos públicos, pero no es recomendable)</w:t>
      </w:r>
    </w:p>
    <w:p w14:paraId="40216D00" w14:textId="77777777" w:rsidR="004A6542" w:rsidRDefault="004A6542" w:rsidP="00EC11D7">
      <w:pPr>
        <w:rPr>
          <w:rFonts w:ascii="Bell MT" w:hAnsi="Bell MT"/>
        </w:rPr>
      </w:pPr>
    </w:p>
    <w:p w14:paraId="2F9D8C9C" w14:textId="615A9200" w:rsidR="004A6542" w:rsidRPr="00124279" w:rsidRDefault="000E20A1" w:rsidP="00EC11D7">
      <w:pPr>
        <w:rPr>
          <w:rFonts w:ascii="Bell MT" w:hAnsi="Bell MT"/>
          <w:color w:val="7030A0"/>
          <w:lang w:val="en-US"/>
        </w:rPr>
      </w:pPr>
      <w:r w:rsidRPr="00124279">
        <w:rPr>
          <w:rFonts w:ascii="Bell MT" w:hAnsi="Bell MT"/>
          <w:color w:val="7030A0"/>
          <w:lang w:val="en-US"/>
        </w:rPr>
        <w:t>EJEMPLO</w:t>
      </w:r>
    </w:p>
    <w:p w14:paraId="4C76653C" w14:textId="6A9FE782" w:rsidR="004A6542" w:rsidRPr="00124279" w:rsidRDefault="004A6542" w:rsidP="00EC11D7">
      <w:pPr>
        <w:rPr>
          <w:rFonts w:ascii="Courier New" w:hAnsi="Courier New" w:cs="Courier New"/>
          <w:lang w:val="en-US"/>
        </w:rPr>
      </w:pPr>
      <w:r w:rsidRPr="00124279">
        <w:rPr>
          <w:rFonts w:ascii="Courier New" w:hAnsi="Courier New" w:cs="Courier New"/>
          <w:lang w:val="en-US"/>
        </w:rPr>
        <w:t>public interface Pez{</w:t>
      </w:r>
      <w:r w:rsidR="00D97B5D" w:rsidRPr="00124279">
        <w:rPr>
          <w:rFonts w:ascii="Courier New" w:hAnsi="Courier New" w:cs="Courier New"/>
          <w:lang w:val="en-US"/>
        </w:rPr>
        <w:tab/>
      </w:r>
      <w:r w:rsidR="00D97B5D" w:rsidRPr="00124279">
        <w:rPr>
          <w:rFonts w:ascii="Courier New" w:hAnsi="Courier New" w:cs="Courier New"/>
          <w:lang w:val="en-US"/>
        </w:rPr>
        <w:tab/>
      </w:r>
    </w:p>
    <w:p w14:paraId="7A5CBFB7" w14:textId="77777777" w:rsidR="004A6542" w:rsidRPr="00124279" w:rsidRDefault="004A6542" w:rsidP="00EC11D7">
      <w:pPr>
        <w:rPr>
          <w:rFonts w:ascii="Courier New" w:hAnsi="Courier New" w:cs="Courier New"/>
          <w:lang w:val="en-US"/>
        </w:rPr>
      </w:pPr>
    </w:p>
    <w:p w14:paraId="03F511B3" w14:textId="73E783D5" w:rsidR="00D97B5D" w:rsidRPr="000E20A1" w:rsidRDefault="00D97B5D" w:rsidP="003E19F4">
      <w:pPr>
        <w:ind w:firstLine="708"/>
        <w:rPr>
          <w:rFonts w:ascii="Courier New" w:hAnsi="Courier New" w:cs="Courier New"/>
          <w:lang w:val="en-US"/>
        </w:rPr>
      </w:pPr>
      <w:r w:rsidRPr="000E20A1">
        <w:rPr>
          <w:rFonts w:ascii="Courier New" w:hAnsi="Courier New" w:cs="Courier New"/>
          <w:lang w:val="en-US"/>
        </w:rPr>
        <w:t xml:space="preserve">public String </w:t>
      </w:r>
      <w:proofErr w:type="spellStart"/>
      <w:r w:rsidRPr="000E20A1">
        <w:rPr>
          <w:rFonts w:ascii="Courier New" w:hAnsi="Courier New" w:cs="Courier New"/>
          <w:lang w:val="en-US"/>
        </w:rPr>
        <w:t>tipo</w:t>
      </w:r>
      <w:proofErr w:type="spellEnd"/>
      <w:r w:rsidRPr="000E20A1">
        <w:rPr>
          <w:rFonts w:ascii="Courier New" w:hAnsi="Courier New" w:cs="Courier New"/>
          <w:lang w:val="en-US"/>
        </w:rPr>
        <w:t>()</w:t>
      </w:r>
      <w:r w:rsidR="00F31551" w:rsidRPr="000E20A1">
        <w:rPr>
          <w:rFonts w:ascii="Courier New" w:hAnsi="Courier New" w:cs="Courier New"/>
          <w:lang w:val="en-US"/>
        </w:rPr>
        <w:t>;</w:t>
      </w:r>
    </w:p>
    <w:p w14:paraId="4E3B06CE" w14:textId="77777777" w:rsidR="00F31551" w:rsidRPr="000E20A1" w:rsidRDefault="00F31551" w:rsidP="00EC11D7">
      <w:pPr>
        <w:rPr>
          <w:rFonts w:ascii="Courier New" w:hAnsi="Courier New" w:cs="Courier New"/>
          <w:lang w:val="en-US"/>
        </w:rPr>
      </w:pPr>
    </w:p>
    <w:p w14:paraId="0EDE4776" w14:textId="551D00BC" w:rsidR="00D97B5D" w:rsidRPr="000E20A1" w:rsidRDefault="00A846A9" w:rsidP="003E19F4">
      <w:pPr>
        <w:ind w:firstLine="708"/>
        <w:rPr>
          <w:rFonts w:ascii="Courier New" w:hAnsi="Courier New" w:cs="Courier New"/>
          <w:lang w:val="en-US"/>
        </w:rPr>
      </w:pPr>
      <w:r w:rsidRPr="000E20A1">
        <w:rPr>
          <w:rFonts w:ascii="Courier New" w:hAnsi="Courier New" w:cs="Courier New"/>
          <w:lang w:val="en-US"/>
        </w:rPr>
        <w:t xml:space="preserve">public String </w:t>
      </w:r>
      <w:proofErr w:type="spellStart"/>
      <w:r w:rsidRPr="000E20A1">
        <w:rPr>
          <w:rFonts w:ascii="Courier New" w:hAnsi="Courier New" w:cs="Courier New"/>
          <w:lang w:val="en-US"/>
        </w:rPr>
        <w:t>toString</w:t>
      </w:r>
      <w:proofErr w:type="spellEnd"/>
      <w:r w:rsidRPr="000E20A1">
        <w:rPr>
          <w:rFonts w:ascii="Courier New" w:hAnsi="Courier New" w:cs="Courier New"/>
          <w:lang w:val="en-US"/>
        </w:rPr>
        <w:t>();</w:t>
      </w:r>
    </w:p>
    <w:p w14:paraId="7CBB4ADD" w14:textId="75167A3F" w:rsidR="004A6542" w:rsidRPr="000E20A1" w:rsidRDefault="004A6542" w:rsidP="00EC11D7">
      <w:pPr>
        <w:rPr>
          <w:rFonts w:ascii="Courier New" w:hAnsi="Courier New" w:cs="Courier New"/>
          <w:lang w:val="en-US"/>
        </w:rPr>
      </w:pPr>
      <w:r w:rsidRPr="000E20A1">
        <w:rPr>
          <w:rFonts w:ascii="Courier New" w:hAnsi="Courier New" w:cs="Courier New"/>
          <w:lang w:val="en-US"/>
        </w:rPr>
        <w:t>}</w:t>
      </w:r>
    </w:p>
    <w:p w14:paraId="43BAF37E" w14:textId="77777777" w:rsidR="00A846A9" w:rsidRDefault="00A846A9" w:rsidP="00EC11D7">
      <w:pPr>
        <w:rPr>
          <w:rFonts w:ascii="Bell MT" w:hAnsi="Bell MT"/>
          <w:lang w:val="en-US"/>
        </w:rPr>
      </w:pPr>
    </w:p>
    <w:p w14:paraId="71F3FC76" w14:textId="06303230" w:rsidR="00A846A9" w:rsidRPr="000E20A1" w:rsidRDefault="00A846A9" w:rsidP="00EC11D7">
      <w:pPr>
        <w:rPr>
          <w:rFonts w:ascii="Courier New" w:hAnsi="Courier New" w:cs="Courier New"/>
          <w:lang w:val="en-US"/>
        </w:rPr>
      </w:pPr>
      <w:r w:rsidRPr="000E20A1">
        <w:rPr>
          <w:rFonts w:ascii="Courier New" w:hAnsi="Courier New" w:cs="Courier New"/>
          <w:lang w:val="en-US"/>
        </w:rPr>
        <w:t xml:space="preserve">public interface </w:t>
      </w:r>
      <w:proofErr w:type="spellStart"/>
      <w:r w:rsidRPr="000E20A1">
        <w:rPr>
          <w:rFonts w:ascii="Courier New" w:hAnsi="Courier New" w:cs="Courier New"/>
          <w:lang w:val="en-US"/>
        </w:rPr>
        <w:t>Aterrestre</w:t>
      </w:r>
      <w:proofErr w:type="spellEnd"/>
      <w:r w:rsidRPr="000E20A1">
        <w:rPr>
          <w:rFonts w:ascii="Courier New" w:hAnsi="Courier New" w:cs="Courier New"/>
          <w:lang w:val="en-US"/>
        </w:rPr>
        <w:t xml:space="preserve"> {</w:t>
      </w:r>
    </w:p>
    <w:p w14:paraId="1CD820D0" w14:textId="77777777" w:rsidR="00A846A9" w:rsidRPr="000E20A1" w:rsidRDefault="00A846A9" w:rsidP="00EC11D7">
      <w:pPr>
        <w:rPr>
          <w:rFonts w:ascii="Courier New" w:hAnsi="Courier New" w:cs="Courier New"/>
          <w:lang w:val="en-US"/>
        </w:rPr>
      </w:pPr>
    </w:p>
    <w:p w14:paraId="124F9579" w14:textId="403ABFCF" w:rsidR="00A846A9" w:rsidRPr="000E20A1" w:rsidRDefault="00A846A9" w:rsidP="003E19F4">
      <w:pPr>
        <w:ind w:firstLine="708"/>
        <w:rPr>
          <w:rFonts w:ascii="Courier New" w:hAnsi="Courier New" w:cs="Courier New"/>
          <w:lang w:val="en-US"/>
        </w:rPr>
      </w:pPr>
      <w:r w:rsidRPr="000E20A1">
        <w:rPr>
          <w:rFonts w:ascii="Courier New" w:hAnsi="Courier New" w:cs="Courier New"/>
          <w:lang w:val="en-US"/>
        </w:rPr>
        <w:t>public int</w:t>
      </w:r>
      <w:r w:rsidR="00D72355" w:rsidRPr="000E20A1">
        <w:rPr>
          <w:rFonts w:ascii="Courier New" w:hAnsi="Courier New" w:cs="Courier New"/>
          <w:lang w:val="en-US"/>
        </w:rPr>
        <w:t xml:space="preserve"> </w:t>
      </w:r>
      <w:proofErr w:type="spellStart"/>
      <w:r w:rsidR="00D72355" w:rsidRPr="000E20A1">
        <w:rPr>
          <w:rFonts w:ascii="Courier New" w:hAnsi="Courier New" w:cs="Courier New"/>
          <w:lang w:val="en-US"/>
        </w:rPr>
        <w:t>getNumPatas</w:t>
      </w:r>
      <w:proofErr w:type="spellEnd"/>
      <w:r w:rsidR="00D72355" w:rsidRPr="000E20A1">
        <w:rPr>
          <w:rFonts w:ascii="Courier New" w:hAnsi="Courier New" w:cs="Courier New"/>
          <w:lang w:val="en-US"/>
        </w:rPr>
        <w:t>();</w:t>
      </w:r>
    </w:p>
    <w:p w14:paraId="28EE119E" w14:textId="2A6F7E5E" w:rsidR="00A846A9" w:rsidRPr="000E20A1" w:rsidRDefault="00A846A9" w:rsidP="00EC11D7">
      <w:pPr>
        <w:rPr>
          <w:rFonts w:ascii="Courier New" w:hAnsi="Courier New" w:cs="Courier New"/>
          <w:lang w:val="en-US"/>
        </w:rPr>
      </w:pPr>
      <w:r w:rsidRPr="000E20A1">
        <w:rPr>
          <w:rFonts w:ascii="Courier New" w:hAnsi="Courier New" w:cs="Courier New"/>
          <w:lang w:val="en-US"/>
        </w:rPr>
        <w:t>}</w:t>
      </w:r>
    </w:p>
    <w:p w14:paraId="50E80594" w14:textId="77777777" w:rsidR="00974EC0" w:rsidRDefault="00974EC0" w:rsidP="00EC11D7">
      <w:pPr>
        <w:rPr>
          <w:rFonts w:ascii="Bell MT" w:hAnsi="Bell MT"/>
          <w:lang w:val="en-US"/>
        </w:rPr>
      </w:pPr>
    </w:p>
    <w:p w14:paraId="69DC14C8" w14:textId="77777777" w:rsidR="00974EC0" w:rsidRDefault="00974EC0" w:rsidP="00EC11D7">
      <w:pPr>
        <w:rPr>
          <w:rFonts w:ascii="Bell MT" w:hAnsi="Bell MT"/>
          <w:lang w:val="en-US"/>
        </w:rPr>
      </w:pPr>
    </w:p>
    <w:p w14:paraId="5E889CD6" w14:textId="5508B787" w:rsidR="00974EC0" w:rsidRPr="00513E15" w:rsidRDefault="00974EC0" w:rsidP="000E20A1">
      <w:pPr>
        <w:pStyle w:val="Prrafodelista"/>
        <w:numPr>
          <w:ilvl w:val="0"/>
          <w:numId w:val="3"/>
        </w:numPr>
        <w:rPr>
          <w:rFonts w:ascii="Bell MT" w:hAnsi="Bell MT"/>
          <w:b/>
          <w:bCs/>
        </w:rPr>
      </w:pPr>
      <w:r w:rsidRPr="00513E15">
        <w:rPr>
          <w:rFonts w:ascii="Bell MT" w:hAnsi="Bell MT"/>
          <w:b/>
          <w:bCs/>
        </w:rPr>
        <w:t>¿Cómo creamos la clase anfibio?</w:t>
      </w:r>
    </w:p>
    <w:p w14:paraId="2829FE4A" w14:textId="77777777" w:rsidR="000E20A1" w:rsidRDefault="000E20A1" w:rsidP="00EC11D7">
      <w:pPr>
        <w:rPr>
          <w:rFonts w:ascii="Bell MT" w:hAnsi="Bell MT"/>
        </w:rPr>
      </w:pPr>
    </w:p>
    <w:p w14:paraId="79E82BF4" w14:textId="62E0DBCB" w:rsidR="000E20A1" w:rsidRPr="0070532F" w:rsidRDefault="00974EC0" w:rsidP="0070532F">
      <w:pPr>
        <w:rPr>
          <w:rFonts w:ascii="Bell MT" w:hAnsi="Bell MT"/>
          <w:sz w:val="18"/>
          <w:szCs w:val="18"/>
        </w:rPr>
      </w:pPr>
      <w:proofErr w:type="spellStart"/>
      <w:r w:rsidRPr="0070532F">
        <w:rPr>
          <w:rFonts w:ascii="Courier New" w:hAnsi="Courier New" w:cs="Courier New"/>
        </w:rPr>
        <w:t>public</w:t>
      </w:r>
      <w:proofErr w:type="spellEnd"/>
      <w:r w:rsidRPr="0070532F">
        <w:rPr>
          <w:rFonts w:ascii="Courier New" w:hAnsi="Courier New" w:cs="Courier New"/>
        </w:rPr>
        <w:t xml:space="preserve"> </w:t>
      </w:r>
      <w:proofErr w:type="spellStart"/>
      <w:r w:rsidRPr="0070532F">
        <w:rPr>
          <w:rFonts w:ascii="Courier New" w:hAnsi="Courier New" w:cs="Courier New"/>
        </w:rPr>
        <w:t>class</w:t>
      </w:r>
      <w:proofErr w:type="spellEnd"/>
      <w:r w:rsidRPr="0070532F">
        <w:rPr>
          <w:rFonts w:ascii="Courier New" w:hAnsi="Courier New" w:cs="Courier New"/>
        </w:rPr>
        <w:t xml:space="preserve"> Anfibio </w:t>
      </w:r>
      <w:proofErr w:type="spellStart"/>
      <w:r w:rsidRPr="0070532F">
        <w:rPr>
          <w:rFonts w:ascii="Courier New" w:hAnsi="Courier New" w:cs="Courier New"/>
        </w:rPr>
        <w:t>implement</w:t>
      </w:r>
      <w:proofErr w:type="spellEnd"/>
      <w:r w:rsidRPr="0070532F">
        <w:rPr>
          <w:rFonts w:ascii="Courier New" w:hAnsi="Courier New" w:cs="Courier New"/>
        </w:rPr>
        <w:t xml:space="preserve"> Pez, </w:t>
      </w:r>
      <w:proofErr w:type="spellStart"/>
      <w:r w:rsidRPr="0070532F">
        <w:rPr>
          <w:rFonts w:ascii="Courier New" w:hAnsi="Courier New" w:cs="Courier New"/>
        </w:rPr>
        <w:t>Aterrestre</w:t>
      </w:r>
      <w:proofErr w:type="spellEnd"/>
      <w:r w:rsidRPr="0070532F">
        <w:rPr>
          <w:rFonts w:ascii="Courier New" w:hAnsi="Courier New" w:cs="Courier New"/>
        </w:rPr>
        <w:t xml:space="preserve"> {</w:t>
      </w:r>
      <w:r w:rsidR="000E20A1" w:rsidRPr="0070532F">
        <w:rPr>
          <w:rFonts w:ascii="Courier New" w:hAnsi="Courier New" w:cs="Courier New"/>
        </w:rPr>
        <w:t xml:space="preserve"> (</w:t>
      </w:r>
      <w:proofErr w:type="spellStart"/>
      <w:r w:rsidR="000E20A1" w:rsidRPr="0070532F">
        <w:rPr>
          <w:rStyle w:val="Ttulo3Car"/>
          <w:rFonts w:ascii="Bell MT" w:hAnsi="Bell MT"/>
          <w:sz w:val="22"/>
          <w:szCs w:val="22"/>
          <w:highlight w:val="yellow"/>
        </w:rPr>
        <w:t>Implement</w:t>
      </w:r>
      <w:proofErr w:type="spellEnd"/>
      <w:r w:rsidR="000E20A1" w:rsidRPr="0070532F">
        <w:rPr>
          <w:rStyle w:val="Ttulo3Car"/>
          <w:rFonts w:ascii="Bell MT" w:hAnsi="Bell MT"/>
          <w:sz w:val="22"/>
          <w:szCs w:val="22"/>
        </w:rPr>
        <w:t xml:space="preserve"> </w:t>
      </w:r>
      <w:r w:rsidR="000E20A1" w:rsidRPr="0070532F">
        <w:rPr>
          <w:rFonts w:ascii="Bell MT" w:hAnsi="Bell MT"/>
          <w:sz w:val="18"/>
          <w:szCs w:val="18"/>
        </w:rPr>
        <w:t>quiere decir que hay que programarlos</w:t>
      </w:r>
      <w:r w:rsidR="000E20A1" w:rsidRPr="0070532F">
        <w:rPr>
          <w:rFonts w:ascii="Courier New" w:hAnsi="Courier New" w:cs="Courier New"/>
          <w:sz w:val="18"/>
          <w:szCs w:val="18"/>
        </w:rPr>
        <w:t>)</w:t>
      </w:r>
    </w:p>
    <w:p w14:paraId="049C3CE8" w14:textId="77777777" w:rsidR="00974EC0" w:rsidRPr="009B7FB8" w:rsidRDefault="00974EC0" w:rsidP="00EC11D7">
      <w:pPr>
        <w:rPr>
          <w:rFonts w:ascii="Bell MT" w:hAnsi="Bell MT"/>
        </w:rPr>
      </w:pPr>
    </w:p>
    <w:p w14:paraId="4214BAA2" w14:textId="421630B5" w:rsidR="00974EC0" w:rsidRPr="000D435B" w:rsidRDefault="00A77703" w:rsidP="00C83819">
      <w:pPr>
        <w:ind w:firstLine="708"/>
        <w:rPr>
          <w:rFonts w:ascii="Courier New" w:hAnsi="Courier New" w:cs="Courier New"/>
          <w:lang w:val="en-US"/>
        </w:rPr>
      </w:pPr>
      <w:r w:rsidRPr="000D435B">
        <w:rPr>
          <w:rFonts w:ascii="Courier New" w:hAnsi="Courier New" w:cs="Courier New"/>
          <w:lang w:val="en-US"/>
        </w:rPr>
        <w:t xml:space="preserve">public String </w:t>
      </w:r>
      <w:proofErr w:type="spellStart"/>
      <w:r w:rsidRPr="000D435B">
        <w:rPr>
          <w:rFonts w:ascii="Courier New" w:hAnsi="Courier New" w:cs="Courier New"/>
          <w:lang w:val="en-US"/>
        </w:rPr>
        <w:t>tipo</w:t>
      </w:r>
      <w:proofErr w:type="spellEnd"/>
      <w:r w:rsidRPr="000D435B">
        <w:rPr>
          <w:rFonts w:ascii="Courier New" w:hAnsi="Courier New" w:cs="Courier New"/>
          <w:lang w:val="en-US"/>
        </w:rPr>
        <w:t>()</w:t>
      </w:r>
      <w:r w:rsidR="004E7A78" w:rsidRPr="000D435B">
        <w:rPr>
          <w:rFonts w:ascii="Courier New" w:hAnsi="Courier New" w:cs="Courier New"/>
          <w:lang w:val="en-US"/>
        </w:rPr>
        <w:t xml:space="preserve"> {}</w:t>
      </w:r>
    </w:p>
    <w:p w14:paraId="35657F7E" w14:textId="77777777" w:rsidR="00A77703" w:rsidRPr="000D435B" w:rsidRDefault="00A77703" w:rsidP="00EC11D7">
      <w:pPr>
        <w:rPr>
          <w:rFonts w:ascii="Courier New" w:hAnsi="Courier New" w:cs="Courier New"/>
          <w:lang w:val="en-US"/>
        </w:rPr>
      </w:pPr>
    </w:p>
    <w:p w14:paraId="458839BC" w14:textId="62B6199B" w:rsidR="00A77703" w:rsidRPr="000D435B" w:rsidRDefault="00A77703" w:rsidP="00C83819">
      <w:pPr>
        <w:ind w:firstLine="708"/>
        <w:rPr>
          <w:rFonts w:ascii="Courier New" w:hAnsi="Courier New" w:cs="Courier New"/>
          <w:lang w:val="en-US"/>
        </w:rPr>
      </w:pPr>
      <w:r w:rsidRPr="000D435B">
        <w:rPr>
          <w:rFonts w:ascii="Courier New" w:hAnsi="Courier New" w:cs="Courier New"/>
          <w:lang w:val="en-US"/>
        </w:rPr>
        <w:t xml:space="preserve">public String </w:t>
      </w:r>
      <w:proofErr w:type="spellStart"/>
      <w:r w:rsidRPr="000D435B">
        <w:rPr>
          <w:rFonts w:ascii="Courier New" w:hAnsi="Courier New" w:cs="Courier New"/>
          <w:lang w:val="en-US"/>
        </w:rPr>
        <w:t>toString</w:t>
      </w:r>
      <w:proofErr w:type="spellEnd"/>
      <w:r w:rsidRPr="000D435B">
        <w:rPr>
          <w:rFonts w:ascii="Courier New" w:hAnsi="Courier New" w:cs="Courier New"/>
          <w:lang w:val="en-US"/>
        </w:rPr>
        <w:t>()</w:t>
      </w:r>
      <w:r w:rsidR="004E7A78" w:rsidRPr="000D435B">
        <w:rPr>
          <w:rFonts w:ascii="Courier New" w:hAnsi="Courier New" w:cs="Courier New"/>
          <w:lang w:val="en-US"/>
        </w:rPr>
        <w:t xml:space="preserve">  {}</w:t>
      </w:r>
    </w:p>
    <w:p w14:paraId="0DA5965D" w14:textId="77777777" w:rsidR="00A77703" w:rsidRPr="000D435B" w:rsidRDefault="00A77703" w:rsidP="00EC11D7">
      <w:pPr>
        <w:rPr>
          <w:rFonts w:ascii="Courier New" w:hAnsi="Courier New" w:cs="Courier New"/>
          <w:lang w:val="en-US"/>
        </w:rPr>
      </w:pPr>
    </w:p>
    <w:p w14:paraId="48973A6F" w14:textId="32ADF890" w:rsidR="00A77703" w:rsidRPr="00124279" w:rsidRDefault="00A77703" w:rsidP="00C83819">
      <w:pPr>
        <w:ind w:firstLine="708"/>
        <w:rPr>
          <w:rFonts w:ascii="Courier New" w:hAnsi="Courier New" w:cs="Courier New"/>
        </w:rPr>
      </w:pPr>
      <w:proofErr w:type="spellStart"/>
      <w:r w:rsidRPr="00124279">
        <w:rPr>
          <w:rFonts w:ascii="Courier New" w:hAnsi="Courier New" w:cs="Courier New"/>
        </w:rPr>
        <w:t>public</w:t>
      </w:r>
      <w:proofErr w:type="spellEnd"/>
      <w:r w:rsidRPr="00124279">
        <w:rPr>
          <w:rFonts w:ascii="Courier New" w:hAnsi="Courier New" w:cs="Courier New"/>
        </w:rPr>
        <w:t xml:space="preserve"> </w:t>
      </w:r>
      <w:proofErr w:type="spellStart"/>
      <w:r w:rsidRPr="00124279">
        <w:rPr>
          <w:rFonts w:ascii="Courier New" w:hAnsi="Courier New" w:cs="Courier New"/>
        </w:rPr>
        <w:t>int</w:t>
      </w:r>
      <w:proofErr w:type="spellEnd"/>
      <w:r w:rsidRPr="00124279">
        <w:rPr>
          <w:rFonts w:ascii="Courier New" w:hAnsi="Courier New" w:cs="Courier New"/>
        </w:rPr>
        <w:t xml:space="preserve"> </w:t>
      </w:r>
      <w:proofErr w:type="spellStart"/>
      <w:r w:rsidRPr="00124279">
        <w:rPr>
          <w:rFonts w:ascii="Courier New" w:hAnsi="Courier New" w:cs="Courier New"/>
        </w:rPr>
        <w:t>getNumPatas</w:t>
      </w:r>
      <w:proofErr w:type="spellEnd"/>
      <w:r w:rsidRPr="00124279">
        <w:rPr>
          <w:rFonts w:ascii="Courier New" w:hAnsi="Courier New" w:cs="Courier New"/>
        </w:rPr>
        <w:t>()</w:t>
      </w:r>
      <w:r w:rsidR="004E7A78" w:rsidRPr="00124279">
        <w:rPr>
          <w:rFonts w:ascii="Courier New" w:hAnsi="Courier New" w:cs="Courier New"/>
        </w:rPr>
        <w:t xml:space="preserve"> {}</w:t>
      </w:r>
    </w:p>
    <w:p w14:paraId="530AADBA" w14:textId="77777777" w:rsidR="00976156" w:rsidRPr="00124279" w:rsidRDefault="00976156" w:rsidP="00EC11D7">
      <w:pPr>
        <w:rPr>
          <w:rFonts w:ascii="Courier New" w:hAnsi="Courier New" w:cs="Courier New"/>
        </w:rPr>
      </w:pPr>
    </w:p>
    <w:p w14:paraId="6D781EF0" w14:textId="72456D73" w:rsidR="00974EC0" w:rsidRPr="00976156" w:rsidRDefault="00976156" w:rsidP="00C83819">
      <w:pPr>
        <w:ind w:firstLine="708"/>
        <w:rPr>
          <w:rFonts w:ascii="Bell MT" w:hAnsi="Bell MT"/>
        </w:rPr>
      </w:pPr>
      <w:proofErr w:type="spellStart"/>
      <w:r w:rsidRPr="000D435B">
        <w:rPr>
          <w:rFonts w:ascii="Courier New" w:hAnsi="Courier New" w:cs="Courier New"/>
        </w:rPr>
        <w:t>public</w:t>
      </w:r>
      <w:proofErr w:type="spellEnd"/>
      <w:r w:rsidRPr="000D435B">
        <w:rPr>
          <w:rFonts w:ascii="Courier New" w:hAnsi="Courier New" w:cs="Courier New"/>
        </w:rPr>
        <w:t xml:space="preserve"> </w:t>
      </w:r>
      <w:proofErr w:type="spellStart"/>
      <w:r w:rsidRPr="000D435B">
        <w:rPr>
          <w:rFonts w:ascii="Courier New" w:hAnsi="Courier New" w:cs="Courier New"/>
        </w:rPr>
        <w:t>String</w:t>
      </w:r>
      <w:proofErr w:type="spellEnd"/>
      <w:r w:rsidRPr="000D435B">
        <w:rPr>
          <w:rFonts w:ascii="Courier New" w:hAnsi="Courier New" w:cs="Courier New"/>
        </w:rPr>
        <w:t xml:space="preserve"> </w:t>
      </w:r>
      <w:proofErr w:type="spellStart"/>
      <w:r w:rsidRPr="000D435B">
        <w:rPr>
          <w:rFonts w:ascii="Courier New" w:hAnsi="Courier New" w:cs="Courier New"/>
        </w:rPr>
        <w:t>otroMetodo</w:t>
      </w:r>
      <w:proofErr w:type="spellEnd"/>
      <w:r w:rsidRPr="000D435B">
        <w:rPr>
          <w:rFonts w:ascii="Courier New" w:hAnsi="Courier New" w:cs="Courier New"/>
        </w:rPr>
        <w:t>()</w:t>
      </w:r>
      <w:r w:rsidR="004E7A78" w:rsidRPr="000D435B">
        <w:rPr>
          <w:rFonts w:ascii="Courier New" w:hAnsi="Courier New" w:cs="Courier New"/>
        </w:rPr>
        <w:t xml:space="preserve">  {}</w:t>
      </w:r>
      <w:r w:rsidRPr="000D435B">
        <w:rPr>
          <w:rFonts w:ascii="Courier New" w:hAnsi="Courier New" w:cs="Courier New"/>
        </w:rPr>
        <w:t xml:space="preserve"> </w:t>
      </w:r>
      <w:r w:rsidRPr="00976156">
        <w:rPr>
          <w:rFonts w:ascii="Bell MT" w:hAnsi="Bell MT"/>
        </w:rPr>
        <w:tab/>
      </w:r>
      <w:r w:rsidRPr="00976156">
        <w:rPr>
          <w:rFonts w:ascii="Bell MT" w:hAnsi="Bell MT"/>
        </w:rPr>
        <w:tab/>
        <w:t>//Creamos un nuevo método</w:t>
      </w:r>
    </w:p>
    <w:p w14:paraId="692DCA9D" w14:textId="3048A1E8" w:rsidR="00974EC0" w:rsidRDefault="00974EC0" w:rsidP="00EC11D7">
      <w:pPr>
        <w:rPr>
          <w:rFonts w:ascii="Bell MT" w:hAnsi="Bell MT"/>
        </w:rPr>
      </w:pPr>
      <w:r w:rsidRPr="00976156">
        <w:rPr>
          <w:rFonts w:ascii="Bell MT" w:hAnsi="Bell MT"/>
        </w:rPr>
        <w:t>}</w:t>
      </w:r>
    </w:p>
    <w:p w14:paraId="10D1AA83" w14:textId="77777777" w:rsidR="00C83819" w:rsidRDefault="00C83819" w:rsidP="00EC11D7">
      <w:pPr>
        <w:rPr>
          <w:rFonts w:ascii="Bell MT" w:hAnsi="Bell MT"/>
        </w:rPr>
      </w:pPr>
    </w:p>
    <w:p w14:paraId="175EBAEB" w14:textId="5BA9FFB8" w:rsidR="00C83819" w:rsidRDefault="00C83819" w:rsidP="0037194B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Ahora la clase anfibio ha heredado los métodos de la clase Pez y </w:t>
      </w:r>
      <w:proofErr w:type="spellStart"/>
      <w:r>
        <w:rPr>
          <w:rFonts w:ascii="Bell MT" w:hAnsi="Bell MT"/>
        </w:rPr>
        <w:t>ATerrestres</w:t>
      </w:r>
      <w:proofErr w:type="spellEnd"/>
      <w:r w:rsidR="004F483C">
        <w:rPr>
          <w:rFonts w:ascii="Bell MT" w:hAnsi="Bell MT"/>
        </w:rPr>
        <w:t>, pero le hemos añadido un nuevo método.</w:t>
      </w:r>
    </w:p>
    <w:p w14:paraId="2013D592" w14:textId="77777777" w:rsidR="00EB0E10" w:rsidRDefault="00EB0E10" w:rsidP="0037194B">
      <w:pPr>
        <w:jc w:val="both"/>
        <w:rPr>
          <w:rFonts w:ascii="Bell MT" w:hAnsi="Bell MT"/>
        </w:rPr>
      </w:pPr>
    </w:p>
    <w:p w14:paraId="57FFD4AD" w14:textId="0D8CD700" w:rsidR="00EB0E10" w:rsidRPr="00976156" w:rsidRDefault="00EB0E10" w:rsidP="0037194B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Se denomina </w:t>
      </w:r>
      <w:r w:rsidRPr="0037194B">
        <w:rPr>
          <w:rFonts w:ascii="Bell MT" w:hAnsi="Bell MT"/>
          <w:b/>
          <w:bCs/>
        </w:rPr>
        <w:t>contrato</w:t>
      </w:r>
      <w:r>
        <w:rPr>
          <w:rFonts w:ascii="Bell MT" w:hAnsi="Bell MT"/>
        </w:rPr>
        <w:t xml:space="preserve"> porque el programador solo “promete” que dichos métodos</w:t>
      </w:r>
      <w:r w:rsidR="00513E15">
        <w:rPr>
          <w:rFonts w:ascii="Bell MT" w:hAnsi="Bell MT"/>
        </w:rPr>
        <w:t xml:space="preserve"> (los de pez y </w:t>
      </w:r>
      <w:proofErr w:type="spellStart"/>
      <w:r w:rsidR="00513E15">
        <w:rPr>
          <w:rFonts w:ascii="Bell MT" w:hAnsi="Bell MT"/>
        </w:rPr>
        <w:t>aterrestres</w:t>
      </w:r>
      <w:proofErr w:type="spellEnd"/>
      <w:r w:rsidR="00513E15">
        <w:rPr>
          <w:rFonts w:ascii="Bell MT" w:hAnsi="Bell MT"/>
        </w:rPr>
        <w:t>)</w:t>
      </w:r>
      <w:r>
        <w:rPr>
          <w:rFonts w:ascii="Bell MT" w:hAnsi="Bell MT"/>
        </w:rPr>
        <w:t xml:space="preserve"> aparecerán en el resultado final</w:t>
      </w:r>
      <w:r w:rsidR="00513E15">
        <w:rPr>
          <w:rFonts w:ascii="Bell MT" w:hAnsi="Bell MT"/>
        </w:rPr>
        <w:t xml:space="preserve"> (anfibios)</w:t>
      </w:r>
      <w:r>
        <w:rPr>
          <w:rFonts w:ascii="Bell MT" w:hAnsi="Bell MT"/>
        </w:rPr>
        <w:t>, no se habla ningún atributo y tampoco se impide añadir nuevos métodos a</w:t>
      </w:r>
      <w:r w:rsidR="0037194B">
        <w:rPr>
          <w:rFonts w:ascii="Bell MT" w:hAnsi="Bell MT"/>
        </w:rPr>
        <w:t xml:space="preserve"> la clase final.</w:t>
      </w:r>
    </w:p>
    <w:p w14:paraId="499DF1B6" w14:textId="77777777" w:rsidR="008608A8" w:rsidRPr="00976156" w:rsidRDefault="008608A8" w:rsidP="00EC11D7">
      <w:pPr>
        <w:rPr>
          <w:rFonts w:ascii="Bell MT" w:hAnsi="Bell MT"/>
        </w:rPr>
      </w:pPr>
    </w:p>
    <w:p w14:paraId="24CF5EDC" w14:textId="2DCE289A" w:rsidR="008608A8" w:rsidRDefault="008608A8" w:rsidP="00513E15">
      <w:pPr>
        <w:pStyle w:val="Prrafodelista"/>
        <w:numPr>
          <w:ilvl w:val="0"/>
          <w:numId w:val="3"/>
        </w:numPr>
        <w:rPr>
          <w:rFonts w:ascii="Bell MT" w:hAnsi="Bell MT"/>
          <w:b/>
          <w:bCs/>
        </w:rPr>
      </w:pPr>
      <w:r w:rsidRPr="00513E15">
        <w:rPr>
          <w:rFonts w:ascii="Bell MT" w:hAnsi="Bell MT"/>
          <w:b/>
          <w:bCs/>
        </w:rPr>
        <w:t>¿Qué sucede si dos interfaces tienen el mismo método?</w:t>
      </w:r>
    </w:p>
    <w:p w14:paraId="19C87927" w14:textId="77777777" w:rsidR="00513E15" w:rsidRPr="00513E15" w:rsidRDefault="00513E15" w:rsidP="00513E15">
      <w:pPr>
        <w:pStyle w:val="Prrafodelista"/>
        <w:rPr>
          <w:rFonts w:ascii="Bell MT" w:hAnsi="Bell MT"/>
          <w:b/>
          <w:bCs/>
        </w:rPr>
      </w:pPr>
    </w:p>
    <w:p w14:paraId="3AC3EEA5" w14:textId="6C864844" w:rsidR="00513E15" w:rsidRDefault="00513E15" w:rsidP="00EC11D7">
      <w:pPr>
        <w:rPr>
          <w:rFonts w:ascii="Bell MT" w:hAnsi="Bell MT"/>
        </w:rPr>
      </w:pPr>
      <w:r>
        <w:rPr>
          <w:rFonts w:ascii="Bell MT" w:hAnsi="Bell MT"/>
        </w:rPr>
        <w:t>Es decir:</w:t>
      </w:r>
    </w:p>
    <w:p w14:paraId="32872AAF" w14:textId="77777777" w:rsidR="001F48EE" w:rsidRDefault="001F48EE" w:rsidP="00EC11D7">
      <w:pPr>
        <w:rPr>
          <w:rFonts w:ascii="Bell MT" w:hAnsi="Bell MT"/>
        </w:rPr>
      </w:pPr>
    </w:p>
    <w:tbl>
      <w:tblPr>
        <w:tblStyle w:val="Tablaconcuadrcula"/>
        <w:tblpPr w:leftFromText="141" w:rightFromText="141" w:vertAnchor="text" w:horzAnchor="page" w:tblpX="2120" w:tblpY="85"/>
        <w:tblOverlap w:val="never"/>
        <w:tblW w:w="0" w:type="auto"/>
        <w:tblLook w:val="04A0" w:firstRow="1" w:lastRow="0" w:firstColumn="1" w:lastColumn="0" w:noHBand="0" w:noVBand="1"/>
      </w:tblPr>
      <w:tblGrid>
        <w:gridCol w:w="2069"/>
      </w:tblGrid>
      <w:tr w:rsidR="00513E15" w14:paraId="4AB5136B" w14:textId="77777777" w:rsidTr="00513E15">
        <w:trPr>
          <w:trHeight w:val="403"/>
        </w:trPr>
        <w:tc>
          <w:tcPr>
            <w:tcW w:w="2069" w:type="dxa"/>
            <w:vAlign w:val="center"/>
          </w:tcPr>
          <w:p w14:paraId="507C46CD" w14:textId="1250C6DF" w:rsidR="00513E15" w:rsidRDefault="000952C7" w:rsidP="00513E15">
            <w:pPr>
              <w:jc w:val="center"/>
              <w:rPr>
                <w:rFonts w:ascii="Bell MT" w:hAnsi="Bell MT"/>
              </w:rPr>
            </w:pPr>
            <w:r>
              <w:rPr>
                <w:rFonts w:ascii="Bell MT" w:hAnsi="Bell MT"/>
              </w:rPr>
              <w:t>PEZ</w:t>
            </w:r>
          </w:p>
        </w:tc>
      </w:tr>
      <w:tr w:rsidR="00513E15" w14:paraId="430055CE" w14:textId="77777777" w:rsidTr="000952C7">
        <w:trPr>
          <w:trHeight w:val="58"/>
        </w:trPr>
        <w:tc>
          <w:tcPr>
            <w:tcW w:w="2069" w:type="dxa"/>
            <w:vAlign w:val="center"/>
          </w:tcPr>
          <w:p w14:paraId="1FB6CDC2" w14:textId="77777777" w:rsidR="00513E15" w:rsidRDefault="00513E15" w:rsidP="00513E15">
            <w:pPr>
              <w:jc w:val="center"/>
              <w:rPr>
                <w:rFonts w:ascii="Bell MT" w:hAnsi="Bell MT"/>
              </w:rPr>
            </w:pPr>
          </w:p>
        </w:tc>
      </w:tr>
      <w:tr w:rsidR="00513E15" w14:paraId="3D70471B" w14:textId="77777777" w:rsidTr="000952C7">
        <w:trPr>
          <w:trHeight w:val="578"/>
        </w:trPr>
        <w:tc>
          <w:tcPr>
            <w:tcW w:w="2069" w:type="dxa"/>
            <w:vAlign w:val="center"/>
          </w:tcPr>
          <w:p w14:paraId="779622C7" w14:textId="46F9760A" w:rsidR="00513E15" w:rsidRDefault="003E19F4" w:rsidP="000952C7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+</w:t>
            </w:r>
            <w:proofErr w:type="spellStart"/>
            <w:r w:rsidR="00D75F9B">
              <w:rPr>
                <w:rFonts w:ascii="Bell MT" w:hAnsi="Bell MT"/>
              </w:rPr>
              <w:t>tipoPiel</w:t>
            </w:r>
            <w:proofErr w:type="spellEnd"/>
            <w:r w:rsidR="00D75F9B">
              <w:rPr>
                <w:rFonts w:ascii="Bell MT" w:hAnsi="Bell MT"/>
              </w:rPr>
              <w:t>()</w:t>
            </w:r>
          </w:p>
          <w:p w14:paraId="7EE8A0DD" w14:textId="0B460C75" w:rsidR="00C10DE8" w:rsidRDefault="00C10DE8" w:rsidP="000952C7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+</w:t>
            </w:r>
            <w:r w:rsidR="001F48EE">
              <w:rPr>
                <w:rFonts w:ascii="Bell MT" w:hAnsi="Bell MT"/>
              </w:rPr>
              <w:t>tipo()</w:t>
            </w:r>
          </w:p>
        </w:tc>
      </w:tr>
    </w:tbl>
    <w:tbl>
      <w:tblPr>
        <w:tblStyle w:val="Tablaconcuadrcula"/>
        <w:tblpPr w:leftFromText="141" w:rightFromText="141" w:vertAnchor="text" w:horzAnchor="page" w:tblpX="6665" w:tblpY="114"/>
        <w:tblW w:w="0" w:type="auto"/>
        <w:tblLook w:val="04A0" w:firstRow="1" w:lastRow="0" w:firstColumn="1" w:lastColumn="0" w:noHBand="0" w:noVBand="1"/>
      </w:tblPr>
      <w:tblGrid>
        <w:gridCol w:w="2069"/>
      </w:tblGrid>
      <w:tr w:rsidR="00513E15" w14:paraId="2045760E" w14:textId="77777777" w:rsidTr="00513E15">
        <w:trPr>
          <w:trHeight w:val="403"/>
        </w:trPr>
        <w:tc>
          <w:tcPr>
            <w:tcW w:w="2069" w:type="dxa"/>
            <w:vAlign w:val="center"/>
          </w:tcPr>
          <w:p w14:paraId="37B11A29" w14:textId="754F3072" w:rsidR="00513E15" w:rsidRDefault="000952C7" w:rsidP="00513E15">
            <w:pPr>
              <w:jc w:val="center"/>
              <w:rPr>
                <w:rFonts w:ascii="Bell MT" w:hAnsi="Bell MT"/>
              </w:rPr>
            </w:pPr>
            <w:r>
              <w:rPr>
                <w:rFonts w:ascii="Bell MT" w:hAnsi="Bell MT"/>
              </w:rPr>
              <w:t>A.TERRESTRES</w:t>
            </w:r>
          </w:p>
        </w:tc>
      </w:tr>
      <w:tr w:rsidR="00513E15" w14:paraId="4E603AB8" w14:textId="77777777" w:rsidTr="000952C7">
        <w:trPr>
          <w:trHeight w:val="280"/>
        </w:trPr>
        <w:tc>
          <w:tcPr>
            <w:tcW w:w="2069" w:type="dxa"/>
            <w:vAlign w:val="center"/>
          </w:tcPr>
          <w:p w14:paraId="23CEC4CA" w14:textId="77777777" w:rsidR="00513E15" w:rsidRDefault="00513E15" w:rsidP="00513E15">
            <w:pPr>
              <w:jc w:val="center"/>
              <w:rPr>
                <w:rFonts w:ascii="Bell MT" w:hAnsi="Bell MT"/>
              </w:rPr>
            </w:pPr>
          </w:p>
        </w:tc>
      </w:tr>
      <w:tr w:rsidR="00513E15" w14:paraId="557CB761" w14:textId="77777777" w:rsidTr="000952C7">
        <w:trPr>
          <w:trHeight w:val="568"/>
        </w:trPr>
        <w:tc>
          <w:tcPr>
            <w:tcW w:w="2069" w:type="dxa"/>
            <w:vAlign w:val="center"/>
          </w:tcPr>
          <w:p w14:paraId="76BFCA5F" w14:textId="77777777" w:rsidR="00513E15" w:rsidRDefault="00C10DE8" w:rsidP="000952C7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+Hábitat()</w:t>
            </w:r>
          </w:p>
          <w:p w14:paraId="5CB98DAB" w14:textId="4133CCFF" w:rsidR="001F48EE" w:rsidRDefault="001F48EE" w:rsidP="000952C7">
            <w:pPr>
              <w:rPr>
                <w:rFonts w:ascii="Bell MT" w:hAnsi="Bell MT"/>
              </w:rPr>
            </w:pPr>
            <w:r>
              <w:rPr>
                <w:rFonts w:ascii="Bell MT" w:hAnsi="Bell MT"/>
              </w:rPr>
              <w:t>+tipo()</w:t>
            </w:r>
          </w:p>
        </w:tc>
      </w:tr>
    </w:tbl>
    <w:p w14:paraId="7151CC19" w14:textId="77777777" w:rsidR="00513E15" w:rsidRDefault="00513E15" w:rsidP="00EC11D7">
      <w:pPr>
        <w:rPr>
          <w:rFonts w:ascii="Bell MT" w:hAnsi="Bell MT"/>
        </w:rPr>
      </w:pPr>
    </w:p>
    <w:p w14:paraId="798B0B9F" w14:textId="77777777" w:rsidR="00513E15" w:rsidRDefault="00513E15" w:rsidP="00EC11D7">
      <w:pPr>
        <w:rPr>
          <w:rFonts w:ascii="Bell MT" w:hAnsi="Bell MT"/>
        </w:rPr>
      </w:pPr>
    </w:p>
    <w:p w14:paraId="36B3DC22" w14:textId="77777777" w:rsidR="00513E15" w:rsidRDefault="00513E15" w:rsidP="00EC11D7">
      <w:pPr>
        <w:rPr>
          <w:rFonts w:ascii="Bell MT" w:hAnsi="Bell MT"/>
        </w:rPr>
      </w:pPr>
    </w:p>
    <w:p w14:paraId="12C8CD0A" w14:textId="77777777" w:rsidR="00513E15" w:rsidRDefault="00513E15" w:rsidP="00513E15">
      <w:pPr>
        <w:tabs>
          <w:tab w:val="left" w:pos="2463"/>
        </w:tabs>
        <w:rPr>
          <w:rFonts w:ascii="Bell MT" w:hAnsi="Bell MT"/>
        </w:rPr>
      </w:pPr>
      <w:r>
        <w:rPr>
          <w:rFonts w:ascii="Bell MT" w:hAnsi="Bell MT"/>
        </w:rPr>
        <w:tab/>
      </w:r>
    </w:p>
    <w:p w14:paraId="2F676A62" w14:textId="0E121630" w:rsidR="00513E15" w:rsidRDefault="00513E15" w:rsidP="001F48EE">
      <w:pPr>
        <w:tabs>
          <w:tab w:val="left" w:pos="2463"/>
        </w:tabs>
        <w:rPr>
          <w:rFonts w:ascii="Bell MT" w:hAnsi="Bell MT"/>
        </w:rPr>
      </w:pPr>
      <w:r>
        <w:rPr>
          <w:rFonts w:ascii="Bell MT" w:hAnsi="Bell MT"/>
        </w:rPr>
        <w:br w:type="textWrapping" w:clear="all"/>
      </w:r>
    </w:p>
    <w:p w14:paraId="68DCB969" w14:textId="26AC204B" w:rsidR="008608A8" w:rsidRDefault="001F48EE" w:rsidP="00952D76">
      <w:pPr>
        <w:jc w:val="both"/>
        <w:rPr>
          <w:rFonts w:ascii="Bell MT" w:hAnsi="Bell MT"/>
        </w:rPr>
      </w:pPr>
      <w:r>
        <w:rPr>
          <w:rFonts w:ascii="Bell MT" w:hAnsi="Bell MT"/>
        </w:rPr>
        <w:t>En es</w:t>
      </w:r>
      <w:r w:rsidR="000A20DD">
        <w:rPr>
          <w:rFonts w:ascii="Bell MT" w:hAnsi="Bell MT"/>
        </w:rPr>
        <w:t xml:space="preserve">te caso no sucede nada, puesto que nos hemos comprometido que la clase final tendrá </w:t>
      </w:r>
      <w:r w:rsidR="00D75F9B">
        <w:rPr>
          <w:rFonts w:ascii="Bell MT" w:hAnsi="Bell MT"/>
        </w:rPr>
        <w:t xml:space="preserve">el método </w:t>
      </w:r>
      <w:proofErr w:type="spellStart"/>
      <w:r w:rsidR="00D75F9B">
        <w:rPr>
          <w:rFonts w:ascii="Bell MT" w:hAnsi="Bell MT"/>
        </w:rPr>
        <w:t>tipoPiel</w:t>
      </w:r>
      <w:proofErr w:type="spellEnd"/>
      <w:r w:rsidR="00CC4DE5">
        <w:rPr>
          <w:rFonts w:ascii="Bell MT" w:hAnsi="Bell MT"/>
        </w:rPr>
        <w:t>()</w:t>
      </w:r>
      <w:r w:rsidR="00D75F9B">
        <w:rPr>
          <w:rFonts w:ascii="Bell MT" w:hAnsi="Bell MT"/>
        </w:rPr>
        <w:t xml:space="preserve"> y el </w:t>
      </w:r>
      <w:r w:rsidR="00CC4DE5">
        <w:rPr>
          <w:rFonts w:ascii="Bell MT" w:hAnsi="Bell MT"/>
        </w:rPr>
        <w:t xml:space="preserve">tipo(), así que ya estará incorporado en anfibios, independientemente de que se repita en </w:t>
      </w:r>
      <w:proofErr w:type="spellStart"/>
      <w:r w:rsidR="00CC4DE5">
        <w:rPr>
          <w:rFonts w:ascii="Bell MT" w:hAnsi="Bell MT"/>
        </w:rPr>
        <w:t>ATerrestres</w:t>
      </w:r>
      <w:proofErr w:type="spellEnd"/>
      <w:r w:rsidR="00CC4DE5">
        <w:rPr>
          <w:rFonts w:ascii="Bell MT" w:hAnsi="Bell MT"/>
        </w:rPr>
        <w:t xml:space="preserve"> o no.</w:t>
      </w:r>
    </w:p>
    <w:p w14:paraId="578E620D" w14:textId="77777777" w:rsidR="00DF78B4" w:rsidRDefault="00DF78B4" w:rsidP="00952D76">
      <w:pPr>
        <w:jc w:val="both"/>
        <w:rPr>
          <w:rFonts w:ascii="Bell MT" w:hAnsi="Bell MT"/>
        </w:rPr>
      </w:pPr>
    </w:p>
    <w:p w14:paraId="6FC774A5" w14:textId="77777777" w:rsidR="00DF78B4" w:rsidRDefault="00DF78B4" w:rsidP="00952D76">
      <w:pPr>
        <w:jc w:val="both"/>
        <w:rPr>
          <w:rFonts w:ascii="Bell MT" w:hAnsi="Bell MT"/>
        </w:rPr>
      </w:pPr>
    </w:p>
    <w:p w14:paraId="1F2E5F62" w14:textId="225321EF" w:rsidR="00DF78B4" w:rsidRPr="00116E4B" w:rsidRDefault="00DF78B4" w:rsidP="00116E4B">
      <w:pPr>
        <w:pStyle w:val="Ttulo1"/>
        <w:jc w:val="center"/>
        <w:rPr>
          <w:rFonts w:ascii="Bell MT" w:hAnsi="Bell MT"/>
          <w:b/>
          <w:bCs/>
        </w:rPr>
      </w:pPr>
      <w:bookmarkStart w:id="43" w:name="_Toc160552201"/>
      <w:r w:rsidRPr="00116E4B">
        <w:rPr>
          <w:rFonts w:ascii="Bell MT" w:hAnsi="Bell MT"/>
          <w:b/>
          <w:bCs/>
        </w:rPr>
        <w:t>COMO</w:t>
      </w:r>
      <w:r w:rsidR="0086101D" w:rsidRPr="00116E4B">
        <w:rPr>
          <w:rFonts w:ascii="Bell MT" w:hAnsi="Bell MT"/>
          <w:b/>
          <w:bCs/>
        </w:rPr>
        <w:t xml:space="preserve"> CREAR Y</w:t>
      </w:r>
      <w:r w:rsidRPr="00116E4B">
        <w:rPr>
          <w:rFonts w:ascii="Bell MT" w:hAnsi="Bell MT"/>
          <w:b/>
          <w:bCs/>
        </w:rPr>
        <w:t xml:space="preserve"> PROGRAMAR </w:t>
      </w:r>
      <w:r w:rsidRPr="00116E4B">
        <w:rPr>
          <w:rFonts w:ascii="Bell MT" w:hAnsi="Bell MT"/>
          <w:b/>
          <w:bCs/>
          <w:highlight w:val="green"/>
        </w:rPr>
        <w:t>TEST</w:t>
      </w:r>
      <w:r w:rsidR="00F335BA" w:rsidRPr="00116E4B">
        <w:rPr>
          <w:rFonts w:ascii="Bell MT" w:hAnsi="Bell MT"/>
          <w:b/>
          <w:bCs/>
          <w:highlight w:val="green"/>
        </w:rPr>
        <w:t>S</w:t>
      </w:r>
      <w:r w:rsidRPr="00116E4B">
        <w:rPr>
          <w:rFonts w:ascii="Bell MT" w:hAnsi="Bell MT"/>
          <w:b/>
          <w:bCs/>
        </w:rPr>
        <w:t xml:space="preserve"> EN JAVA</w:t>
      </w:r>
      <w:bookmarkEnd w:id="43"/>
    </w:p>
    <w:p w14:paraId="7E437B65" w14:textId="77777777" w:rsidR="00DF78B4" w:rsidRDefault="00DF78B4" w:rsidP="00952D76">
      <w:pPr>
        <w:jc w:val="both"/>
        <w:rPr>
          <w:rFonts w:ascii="Bell MT" w:hAnsi="Bell MT"/>
        </w:rPr>
      </w:pPr>
    </w:p>
    <w:p w14:paraId="58D40BAB" w14:textId="3155A63E" w:rsidR="00DF78B4" w:rsidRDefault="002E3336" w:rsidP="00F335BA">
      <w:pPr>
        <w:pStyle w:val="Prrafodelista"/>
        <w:numPr>
          <w:ilvl w:val="0"/>
          <w:numId w:val="4"/>
        </w:numPr>
        <w:jc w:val="both"/>
        <w:rPr>
          <w:rFonts w:ascii="Bell MT" w:hAnsi="Bell MT"/>
        </w:rPr>
      </w:pPr>
      <w:r>
        <w:rPr>
          <w:rFonts w:ascii="Bell MT" w:hAnsi="Bell MT"/>
        </w:rPr>
        <w:t>Crear un directorio al mismo nivel que el paquete en el que estemos trabajando</w:t>
      </w:r>
    </w:p>
    <w:p w14:paraId="08B6603A" w14:textId="74DEEB27" w:rsidR="002E3336" w:rsidRDefault="000F4827" w:rsidP="00F335BA">
      <w:pPr>
        <w:pStyle w:val="Prrafodelista"/>
        <w:numPr>
          <w:ilvl w:val="0"/>
          <w:numId w:val="4"/>
        </w:numPr>
        <w:jc w:val="both"/>
        <w:rPr>
          <w:rFonts w:ascii="Bell MT" w:hAnsi="Bell MT"/>
        </w:rPr>
      </w:pPr>
      <w:r>
        <w:rPr>
          <w:rFonts w:ascii="Bell MT" w:hAnsi="Bell MT"/>
        </w:rPr>
        <w:t>Llamaremos al directorio: ‘</w:t>
      </w:r>
      <w:proofErr w:type="spellStart"/>
      <w:r>
        <w:rPr>
          <w:rFonts w:ascii="Bell MT" w:hAnsi="Bell MT"/>
        </w:rPr>
        <w:t>Tests</w:t>
      </w:r>
      <w:proofErr w:type="spellEnd"/>
      <w:r>
        <w:rPr>
          <w:rFonts w:ascii="Bell MT" w:hAnsi="Bell MT"/>
        </w:rPr>
        <w:t>’</w:t>
      </w:r>
    </w:p>
    <w:p w14:paraId="68A5C7F7" w14:textId="439AB37C" w:rsidR="000F4827" w:rsidRDefault="000F4827" w:rsidP="00F335BA">
      <w:pPr>
        <w:pStyle w:val="Prrafodelista"/>
        <w:numPr>
          <w:ilvl w:val="0"/>
          <w:numId w:val="4"/>
        </w:numPr>
        <w:jc w:val="both"/>
        <w:rPr>
          <w:rFonts w:ascii="Bell MT" w:hAnsi="Bell MT"/>
        </w:rPr>
      </w:pPr>
      <w:r>
        <w:rPr>
          <w:rFonts w:ascii="Bell MT" w:hAnsi="Bell MT"/>
        </w:rPr>
        <w:t>Dentro de</w:t>
      </w:r>
      <w:r w:rsidR="00C94356">
        <w:rPr>
          <w:rFonts w:ascii="Bell MT" w:hAnsi="Bell MT"/>
        </w:rPr>
        <w:t xml:space="preserve">l directorio, creamos otro al que llamaremos ‘java’. </w:t>
      </w:r>
      <w:r w:rsidR="00FD705E">
        <w:rPr>
          <w:rFonts w:ascii="Bell MT" w:hAnsi="Bell MT"/>
        </w:rPr>
        <w:t xml:space="preserve">  </w:t>
      </w:r>
    </w:p>
    <w:p w14:paraId="58CB6F28" w14:textId="310AEED5" w:rsidR="00264840" w:rsidRDefault="00FA0DB9" w:rsidP="00264840">
      <w:pPr>
        <w:pStyle w:val="Prrafodelista"/>
        <w:numPr>
          <w:ilvl w:val="0"/>
          <w:numId w:val="4"/>
        </w:numPr>
        <w:jc w:val="both"/>
        <w:rPr>
          <w:rFonts w:ascii="Bell MT" w:hAnsi="Bell MT"/>
        </w:rPr>
      </w:pPr>
      <w:r>
        <w:rPr>
          <w:rFonts w:ascii="Bell MT" w:hAnsi="Bell MT"/>
        </w:rPr>
        <w:t xml:space="preserve">Marcamos el directorio de ‘java’ como ‘Test </w:t>
      </w:r>
      <w:proofErr w:type="spellStart"/>
      <w:r>
        <w:rPr>
          <w:rFonts w:ascii="Bell MT" w:hAnsi="Bell MT"/>
        </w:rPr>
        <w:t>Sources</w:t>
      </w:r>
      <w:proofErr w:type="spellEnd"/>
      <w:r>
        <w:rPr>
          <w:rFonts w:ascii="Bell MT" w:hAnsi="Bell MT"/>
        </w:rPr>
        <w:t xml:space="preserve"> </w:t>
      </w:r>
      <w:proofErr w:type="spellStart"/>
      <w:r>
        <w:rPr>
          <w:rFonts w:ascii="Bell MT" w:hAnsi="Bell MT"/>
        </w:rPr>
        <w:t>Root</w:t>
      </w:r>
      <w:proofErr w:type="spellEnd"/>
      <w:r w:rsidR="00264840">
        <w:rPr>
          <w:rFonts w:ascii="Bell MT" w:hAnsi="Bell MT"/>
        </w:rPr>
        <w:t xml:space="preserve">’. Ahí es donde se guardarán todos los </w:t>
      </w:r>
      <w:proofErr w:type="spellStart"/>
      <w:r w:rsidR="00264840">
        <w:rPr>
          <w:rFonts w:ascii="Bell MT" w:hAnsi="Bell MT"/>
        </w:rPr>
        <w:t>tests</w:t>
      </w:r>
      <w:proofErr w:type="spellEnd"/>
      <w:r w:rsidR="00264840">
        <w:rPr>
          <w:rFonts w:ascii="Bell MT" w:hAnsi="Bell MT"/>
        </w:rPr>
        <w:t>.</w:t>
      </w:r>
    </w:p>
    <w:p w14:paraId="4543609E" w14:textId="4888003D" w:rsidR="00264840" w:rsidRDefault="00264840" w:rsidP="00264840">
      <w:pPr>
        <w:pStyle w:val="Prrafodelista"/>
        <w:numPr>
          <w:ilvl w:val="0"/>
          <w:numId w:val="4"/>
        </w:numPr>
        <w:jc w:val="both"/>
        <w:rPr>
          <w:rFonts w:ascii="Bell MT" w:hAnsi="Bell MT"/>
        </w:rPr>
      </w:pPr>
      <w:r>
        <w:rPr>
          <w:rFonts w:ascii="Bell MT" w:hAnsi="Bell MT"/>
        </w:rPr>
        <w:t>Crear un nuevo dir</w:t>
      </w:r>
      <w:r w:rsidR="008A7771">
        <w:rPr>
          <w:rFonts w:ascii="Bell MT" w:hAnsi="Bell MT"/>
        </w:rPr>
        <w:t>ectorio dentro</w:t>
      </w:r>
      <w:r w:rsidR="00FA7C4D">
        <w:rPr>
          <w:rFonts w:ascii="Bell MT" w:hAnsi="Bell MT"/>
        </w:rPr>
        <w:t xml:space="preserve"> de java</w:t>
      </w:r>
      <w:r w:rsidR="008A7771">
        <w:rPr>
          <w:rFonts w:ascii="Bell MT" w:hAnsi="Bell MT"/>
        </w:rPr>
        <w:t>, llamado ‘</w:t>
      </w:r>
      <w:proofErr w:type="spellStart"/>
      <w:r w:rsidR="008A7771">
        <w:rPr>
          <w:rFonts w:ascii="Bell MT" w:hAnsi="Bell MT"/>
        </w:rPr>
        <w:t>Resources</w:t>
      </w:r>
      <w:proofErr w:type="spellEnd"/>
      <w:r w:rsidR="008A7771">
        <w:rPr>
          <w:rFonts w:ascii="Bell MT" w:hAnsi="Bell MT"/>
        </w:rPr>
        <w:t>’.</w:t>
      </w:r>
      <w:r w:rsidR="00FA7C4D">
        <w:rPr>
          <w:rFonts w:ascii="Bell MT" w:hAnsi="Bell MT"/>
        </w:rPr>
        <w:t xml:space="preserve"> </w:t>
      </w:r>
    </w:p>
    <w:p w14:paraId="12468380" w14:textId="639492C8" w:rsidR="00FA7C4D" w:rsidRDefault="00FA7C4D" w:rsidP="00264840">
      <w:pPr>
        <w:pStyle w:val="Prrafodelista"/>
        <w:numPr>
          <w:ilvl w:val="0"/>
          <w:numId w:val="4"/>
        </w:numPr>
        <w:jc w:val="both"/>
        <w:rPr>
          <w:rFonts w:ascii="Bell MT" w:hAnsi="Bell MT"/>
        </w:rPr>
      </w:pPr>
      <w:r>
        <w:rPr>
          <w:rFonts w:ascii="Bell MT" w:hAnsi="Bell MT"/>
        </w:rPr>
        <w:t>Marcar el directorio ‘</w:t>
      </w:r>
      <w:proofErr w:type="spellStart"/>
      <w:r>
        <w:rPr>
          <w:rFonts w:ascii="Bell MT" w:hAnsi="Bell MT"/>
        </w:rPr>
        <w:t>Resources</w:t>
      </w:r>
      <w:proofErr w:type="spellEnd"/>
      <w:r>
        <w:rPr>
          <w:rFonts w:ascii="Bell MT" w:hAnsi="Bell MT"/>
        </w:rPr>
        <w:t xml:space="preserve">’ como ‘Test </w:t>
      </w:r>
      <w:proofErr w:type="spellStart"/>
      <w:r>
        <w:rPr>
          <w:rFonts w:ascii="Bell MT" w:hAnsi="Bell MT"/>
        </w:rPr>
        <w:t>Resources</w:t>
      </w:r>
      <w:proofErr w:type="spellEnd"/>
      <w:r>
        <w:rPr>
          <w:rFonts w:ascii="Bell MT" w:hAnsi="Bell MT"/>
        </w:rPr>
        <w:t xml:space="preserve"> </w:t>
      </w:r>
      <w:proofErr w:type="spellStart"/>
      <w:r>
        <w:rPr>
          <w:rFonts w:ascii="Bell MT" w:hAnsi="Bell MT"/>
        </w:rPr>
        <w:t>Root</w:t>
      </w:r>
      <w:proofErr w:type="spellEnd"/>
      <w:r>
        <w:rPr>
          <w:rFonts w:ascii="Bell MT" w:hAnsi="Bell MT"/>
        </w:rPr>
        <w:t>’</w:t>
      </w:r>
      <w:r w:rsidR="00A660A5">
        <w:rPr>
          <w:rFonts w:ascii="Bell MT" w:hAnsi="Bell MT"/>
        </w:rPr>
        <w:t>.</w:t>
      </w:r>
    </w:p>
    <w:p w14:paraId="523C5A89" w14:textId="77777777" w:rsidR="00187B50" w:rsidRDefault="00187B50" w:rsidP="0055551C">
      <w:pPr>
        <w:ind w:left="360"/>
        <w:jc w:val="both"/>
        <w:rPr>
          <w:rFonts w:ascii="Bell MT" w:hAnsi="Bell MT"/>
        </w:rPr>
      </w:pPr>
    </w:p>
    <w:p w14:paraId="73BEC08A" w14:textId="7596D972" w:rsidR="0055551C" w:rsidRDefault="0055551C" w:rsidP="0055551C">
      <w:pPr>
        <w:pStyle w:val="Prrafodelista"/>
        <w:numPr>
          <w:ilvl w:val="0"/>
          <w:numId w:val="4"/>
        </w:numPr>
        <w:jc w:val="both"/>
        <w:rPr>
          <w:rFonts w:ascii="Bell MT" w:hAnsi="Bell MT"/>
        </w:rPr>
      </w:pPr>
      <w:r>
        <w:rPr>
          <w:rFonts w:ascii="Bell MT" w:hAnsi="Bell MT"/>
        </w:rPr>
        <w:t>Ahora</w:t>
      </w:r>
      <w:r w:rsidR="00B83C9B">
        <w:rPr>
          <w:rFonts w:ascii="Bell MT" w:hAnsi="Bell MT"/>
        </w:rPr>
        <w:t xml:space="preserve"> entramos dentro de una clase, y pulsamos botón </w:t>
      </w:r>
      <w:proofErr w:type="spellStart"/>
      <w:r w:rsidR="00B83C9B">
        <w:rPr>
          <w:rFonts w:ascii="Bell MT" w:hAnsi="Bell MT"/>
        </w:rPr>
        <w:t>dcho</w:t>
      </w:r>
      <w:proofErr w:type="spellEnd"/>
      <w:r w:rsidR="00B83C9B">
        <w:rPr>
          <w:rFonts w:ascii="Bell MT" w:hAnsi="Bell MT"/>
        </w:rPr>
        <w:t xml:space="preserve"> encima del nombre de la clase</w:t>
      </w:r>
      <w:r w:rsidR="00CC0971">
        <w:rPr>
          <w:rFonts w:ascii="Bell MT" w:hAnsi="Bell MT"/>
        </w:rPr>
        <w:t>.</w:t>
      </w:r>
    </w:p>
    <w:p w14:paraId="7F93A8F9" w14:textId="432C44EE" w:rsidR="00670FEF" w:rsidRDefault="00CC0971" w:rsidP="00670FEF">
      <w:pPr>
        <w:pStyle w:val="Prrafodelista"/>
        <w:numPr>
          <w:ilvl w:val="0"/>
          <w:numId w:val="4"/>
        </w:numPr>
        <w:jc w:val="both"/>
        <w:rPr>
          <w:rFonts w:ascii="Bell MT" w:hAnsi="Bell MT"/>
        </w:rPr>
      </w:pPr>
      <w:r>
        <w:rPr>
          <w:rFonts w:ascii="Bell MT" w:hAnsi="Bell MT"/>
        </w:rPr>
        <w:t>Seleccionamos ‘generar Test’</w:t>
      </w:r>
      <w:r w:rsidR="00670FEF">
        <w:rPr>
          <w:rFonts w:ascii="Bell MT" w:hAnsi="Bell MT"/>
        </w:rPr>
        <w:t xml:space="preserve">, y seleccionamos los </w:t>
      </w:r>
      <w:proofErr w:type="spellStart"/>
      <w:r w:rsidR="00670FEF">
        <w:rPr>
          <w:rFonts w:ascii="Bell MT" w:hAnsi="Bell MT"/>
        </w:rPr>
        <w:t>méttodos</w:t>
      </w:r>
      <w:proofErr w:type="spellEnd"/>
      <w:r w:rsidR="00670FEF">
        <w:rPr>
          <w:rFonts w:ascii="Bell MT" w:hAnsi="Bell MT"/>
        </w:rPr>
        <w:t xml:space="preserve"> deseados de la clase.</w:t>
      </w:r>
    </w:p>
    <w:p w14:paraId="51D31A6F" w14:textId="77777777" w:rsidR="00991901" w:rsidRDefault="00991901" w:rsidP="00991901">
      <w:pPr>
        <w:jc w:val="both"/>
        <w:rPr>
          <w:rFonts w:ascii="Bell MT" w:hAnsi="Bell MT"/>
        </w:rPr>
      </w:pPr>
    </w:p>
    <w:p w14:paraId="14CBF034" w14:textId="7836AAE4" w:rsidR="00991901" w:rsidRDefault="00991901" w:rsidP="00991901">
      <w:pPr>
        <w:jc w:val="both"/>
        <w:rPr>
          <w:rFonts w:ascii="Bell MT" w:hAnsi="Bell MT"/>
        </w:rPr>
      </w:pPr>
      <w:r>
        <w:rPr>
          <w:rFonts w:ascii="Bell MT" w:hAnsi="Bell MT"/>
        </w:rPr>
        <w:t>Ahora veremos qué escribir en cada uno de los métodos</w:t>
      </w:r>
      <w:r w:rsidR="00911D05">
        <w:rPr>
          <w:rFonts w:ascii="Bell MT" w:hAnsi="Bell MT"/>
        </w:rPr>
        <w:t xml:space="preserve"> de la clase “Ejemplo”</w:t>
      </w:r>
    </w:p>
    <w:p w14:paraId="42F08F9E" w14:textId="77777777" w:rsidR="00991901" w:rsidRDefault="00991901" w:rsidP="00991901">
      <w:pPr>
        <w:jc w:val="both"/>
        <w:rPr>
          <w:rFonts w:ascii="Bell MT" w:hAnsi="Bell MT"/>
        </w:rPr>
      </w:pPr>
    </w:p>
    <w:p w14:paraId="06D3BEAF" w14:textId="09117FDC" w:rsidR="00991901" w:rsidRPr="007872B9" w:rsidRDefault="00991901" w:rsidP="007872B9">
      <w:pPr>
        <w:pStyle w:val="Ttulo2"/>
        <w:rPr>
          <w:rFonts w:ascii="Bell MT" w:hAnsi="Bell MT"/>
        </w:rPr>
      </w:pPr>
      <w:bookmarkStart w:id="44" w:name="_Toc160552202"/>
      <w:proofErr w:type="spellStart"/>
      <w:r w:rsidRPr="007872B9">
        <w:rPr>
          <w:rFonts w:ascii="Bell MT" w:hAnsi="Bell MT"/>
        </w:rPr>
        <w:t>get</w:t>
      </w:r>
      <w:r w:rsidR="008C2141" w:rsidRPr="007872B9">
        <w:rPr>
          <w:rFonts w:ascii="Bell MT" w:hAnsi="Bell MT"/>
        </w:rPr>
        <w:t>Algo</w:t>
      </w:r>
      <w:proofErr w:type="spellEnd"/>
      <w:r w:rsidRPr="007872B9">
        <w:rPr>
          <w:rFonts w:ascii="Bell MT" w:hAnsi="Bell MT"/>
        </w:rPr>
        <w:t>():</w:t>
      </w:r>
      <w:bookmarkEnd w:id="44"/>
    </w:p>
    <w:p w14:paraId="6D6DD64E" w14:textId="77777777" w:rsidR="001836FF" w:rsidRDefault="001836FF" w:rsidP="001836FF">
      <w:pPr>
        <w:jc w:val="both"/>
        <w:rPr>
          <w:rFonts w:ascii="Bell MT" w:hAnsi="Bell MT"/>
        </w:rPr>
      </w:pPr>
    </w:p>
    <w:p w14:paraId="365C6629" w14:textId="2AE6CA6F" w:rsidR="00991901" w:rsidRPr="001836FF" w:rsidRDefault="00C9796D" w:rsidP="001836FF">
      <w:pPr>
        <w:pStyle w:val="Prrafodelista"/>
        <w:numPr>
          <w:ilvl w:val="0"/>
          <w:numId w:val="6"/>
        </w:numPr>
        <w:jc w:val="both"/>
        <w:rPr>
          <w:rFonts w:ascii="Bell MT" w:hAnsi="Bell MT"/>
        </w:rPr>
      </w:pPr>
      <w:r w:rsidRPr="001836FF">
        <w:rPr>
          <w:rFonts w:ascii="Bell MT" w:hAnsi="Bell MT"/>
        </w:rPr>
        <w:t>Creamos u</w:t>
      </w:r>
      <w:r w:rsidR="008C2141" w:rsidRPr="001836FF">
        <w:rPr>
          <w:rFonts w:ascii="Bell MT" w:hAnsi="Bell MT"/>
        </w:rPr>
        <w:t>n nuevo valor para Algo</w:t>
      </w:r>
      <w:r w:rsidR="00A33669" w:rsidRPr="001836FF">
        <w:rPr>
          <w:rFonts w:ascii="Bell MT" w:hAnsi="Bell MT"/>
        </w:rPr>
        <w:t xml:space="preserve">: </w:t>
      </w:r>
      <w:r w:rsidR="00A33669" w:rsidRPr="001836FF">
        <w:rPr>
          <w:rFonts w:ascii="Bell MT" w:hAnsi="Bell MT"/>
        </w:rPr>
        <w:tab/>
      </w:r>
      <w:r w:rsidR="001836FF">
        <w:rPr>
          <w:rFonts w:ascii="Bell MT" w:hAnsi="Bell MT"/>
        </w:rPr>
        <w:t xml:space="preserve">     </w:t>
      </w:r>
      <w:r w:rsidR="00A33669" w:rsidRPr="001836FF">
        <w:rPr>
          <w:rFonts w:ascii="Bell MT" w:hAnsi="Bell MT"/>
          <w:i/>
          <w:iCs/>
        </w:rPr>
        <w:t>tipo</w:t>
      </w:r>
      <w:r w:rsidR="00A33669" w:rsidRPr="001836FF">
        <w:rPr>
          <w:rFonts w:ascii="Bell MT" w:hAnsi="Bell MT"/>
        </w:rPr>
        <w:t xml:space="preserve"> </w:t>
      </w:r>
      <w:r w:rsidR="001836FF" w:rsidRPr="001836FF">
        <w:rPr>
          <w:rFonts w:ascii="Bell MT" w:hAnsi="Bell MT"/>
        </w:rPr>
        <w:t>a</w:t>
      </w:r>
      <w:r w:rsidR="00A33669" w:rsidRPr="001836FF">
        <w:rPr>
          <w:rFonts w:ascii="Bell MT" w:hAnsi="Bell MT"/>
        </w:rPr>
        <w:t xml:space="preserve">lgo = </w:t>
      </w:r>
      <w:r w:rsidR="00A33669" w:rsidRPr="001836FF">
        <w:rPr>
          <w:rFonts w:ascii="Bell MT" w:hAnsi="Bell MT"/>
          <w:i/>
          <w:iCs/>
        </w:rPr>
        <w:t>Cantidad/Cadena</w:t>
      </w:r>
    </w:p>
    <w:p w14:paraId="004A356F" w14:textId="07F29BD5" w:rsidR="00A33669" w:rsidRDefault="00A33669" w:rsidP="001836FF">
      <w:pPr>
        <w:pStyle w:val="Prrafodelista"/>
        <w:numPr>
          <w:ilvl w:val="0"/>
          <w:numId w:val="6"/>
        </w:numPr>
        <w:jc w:val="both"/>
        <w:rPr>
          <w:rFonts w:ascii="Bell MT" w:hAnsi="Bell MT"/>
        </w:rPr>
      </w:pPr>
      <w:r w:rsidRPr="001836FF">
        <w:rPr>
          <w:rFonts w:ascii="Bell MT" w:hAnsi="Bell MT"/>
        </w:rPr>
        <w:t>C</w:t>
      </w:r>
      <w:r w:rsidR="00911D05" w:rsidRPr="001836FF">
        <w:rPr>
          <w:rFonts w:ascii="Bell MT" w:hAnsi="Bell MT"/>
        </w:rPr>
        <w:t xml:space="preserve">reamos una instancia de la clase: </w:t>
      </w:r>
      <w:r w:rsidR="00911D05" w:rsidRPr="001836FF">
        <w:rPr>
          <w:rFonts w:ascii="Bell MT" w:hAnsi="Bell MT"/>
        </w:rPr>
        <w:tab/>
      </w:r>
      <w:r w:rsidR="001836FF">
        <w:rPr>
          <w:rFonts w:ascii="Bell MT" w:hAnsi="Bell MT"/>
        </w:rPr>
        <w:t xml:space="preserve">     </w:t>
      </w:r>
      <w:r w:rsidR="00911D05" w:rsidRPr="001836FF">
        <w:rPr>
          <w:rFonts w:ascii="Bell MT" w:hAnsi="Bell MT"/>
        </w:rPr>
        <w:t xml:space="preserve">Ejemplo </w:t>
      </w:r>
      <w:proofErr w:type="spellStart"/>
      <w:r w:rsidR="001836FF" w:rsidRPr="001836FF">
        <w:rPr>
          <w:rFonts w:ascii="Bell MT" w:hAnsi="Bell MT"/>
          <w:i/>
          <w:iCs/>
        </w:rPr>
        <w:t>ejemploNombre</w:t>
      </w:r>
      <w:proofErr w:type="spellEnd"/>
      <w:r w:rsidR="001836FF" w:rsidRPr="001836FF">
        <w:rPr>
          <w:rFonts w:ascii="Bell MT" w:hAnsi="Bell MT"/>
        </w:rPr>
        <w:t xml:space="preserve"> = new Ejemplo(</w:t>
      </w:r>
      <w:r w:rsidR="001836FF" w:rsidRPr="001836FF">
        <w:rPr>
          <w:rFonts w:ascii="Bell MT" w:hAnsi="Bell MT"/>
          <w:i/>
          <w:iCs/>
        </w:rPr>
        <w:t>v1, v2,</w:t>
      </w:r>
      <w:r w:rsidR="001836FF" w:rsidRPr="001836FF">
        <w:rPr>
          <w:rFonts w:ascii="Bell MT" w:hAnsi="Bell MT"/>
        </w:rPr>
        <w:t xml:space="preserve"> algo)</w:t>
      </w:r>
    </w:p>
    <w:p w14:paraId="417088FD" w14:textId="66D5AEFA" w:rsidR="004425DD" w:rsidRDefault="00A810BE" w:rsidP="001836FF">
      <w:pPr>
        <w:pStyle w:val="Prrafodelista"/>
        <w:numPr>
          <w:ilvl w:val="0"/>
          <w:numId w:val="6"/>
        </w:numPr>
        <w:jc w:val="both"/>
        <w:rPr>
          <w:rFonts w:ascii="Bell MT" w:hAnsi="Bell MT"/>
        </w:rPr>
      </w:pPr>
      <w:r>
        <w:rPr>
          <w:rFonts w:ascii="Bell MT" w:hAnsi="Bell MT"/>
        </w:rPr>
        <w:t xml:space="preserve">Ahora </w:t>
      </w:r>
      <w:r w:rsidR="00E75951">
        <w:rPr>
          <w:rFonts w:ascii="Bell MT" w:hAnsi="Bell MT"/>
        </w:rPr>
        <w:t>llamamos al comparador:</w:t>
      </w:r>
      <w:r w:rsidR="00E75951">
        <w:rPr>
          <w:rFonts w:ascii="Bell MT" w:hAnsi="Bell MT"/>
        </w:rPr>
        <w:tab/>
      </w:r>
      <w:r w:rsidR="00E75951">
        <w:rPr>
          <w:rFonts w:ascii="Bell MT" w:hAnsi="Bell MT"/>
        </w:rPr>
        <w:tab/>
        <w:t xml:space="preserve">     </w:t>
      </w:r>
      <w:proofErr w:type="spellStart"/>
      <w:r w:rsidR="00E75951">
        <w:rPr>
          <w:rFonts w:ascii="Bell MT" w:hAnsi="Bell MT"/>
        </w:rPr>
        <w:t>asserttEquals</w:t>
      </w:r>
      <w:proofErr w:type="spellEnd"/>
      <w:r w:rsidR="00E75951">
        <w:rPr>
          <w:rFonts w:ascii="Bell MT" w:hAnsi="Bell MT"/>
        </w:rPr>
        <w:t>(</w:t>
      </w:r>
      <w:r w:rsidR="002C65CC" w:rsidRPr="002C65CC">
        <w:rPr>
          <w:rFonts w:ascii="Bell MT" w:hAnsi="Bell MT"/>
          <w:i/>
          <w:iCs/>
        </w:rPr>
        <w:t>algo</w:t>
      </w:r>
      <w:r w:rsidR="002C65CC">
        <w:rPr>
          <w:rFonts w:ascii="Bell MT" w:hAnsi="Bell MT"/>
        </w:rPr>
        <w:t xml:space="preserve">, </w:t>
      </w:r>
      <w:proofErr w:type="spellStart"/>
      <w:r w:rsidR="002C65CC" w:rsidRPr="002C65CC">
        <w:rPr>
          <w:rFonts w:ascii="Bell MT" w:hAnsi="Bell MT"/>
          <w:i/>
          <w:iCs/>
        </w:rPr>
        <w:t>ejemploNombre</w:t>
      </w:r>
      <w:r w:rsidR="002C65CC">
        <w:rPr>
          <w:rFonts w:ascii="Bell MT" w:hAnsi="Bell MT"/>
        </w:rPr>
        <w:t>.getAlgo</w:t>
      </w:r>
      <w:proofErr w:type="spellEnd"/>
      <w:r w:rsidR="002C65CC">
        <w:rPr>
          <w:rFonts w:ascii="Bell MT" w:hAnsi="Bell MT"/>
        </w:rPr>
        <w:t>()</w:t>
      </w:r>
      <w:r w:rsidR="00E75951">
        <w:rPr>
          <w:rFonts w:ascii="Bell MT" w:hAnsi="Bell MT"/>
        </w:rPr>
        <w:t>)</w:t>
      </w:r>
    </w:p>
    <w:p w14:paraId="4893D005" w14:textId="77777777" w:rsidR="002C65CC" w:rsidRDefault="002C65CC" w:rsidP="003803DF">
      <w:pPr>
        <w:jc w:val="both"/>
        <w:rPr>
          <w:rFonts w:ascii="Bell MT" w:hAnsi="Bell MT"/>
        </w:rPr>
      </w:pPr>
    </w:p>
    <w:p w14:paraId="05DCDF9E" w14:textId="106F08BE" w:rsidR="003803DF" w:rsidRPr="007872B9" w:rsidRDefault="003803DF" w:rsidP="007872B9">
      <w:pPr>
        <w:pStyle w:val="Ttulo2"/>
        <w:rPr>
          <w:rFonts w:ascii="Bell MT" w:hAnsi="Bell MT"/>
        </w:rPr>
      </w:pPr>
      <w:bookmarkStart w:id="45" w:name="_Toc160552203"/>
      <w:r w:rsidRPr="007872B9">
        <w:rPr>
          <w:rFonts w:ascii="Bell MT" w:hAnsi="Bell MT"/>
        </w:rPr>
        <w:t>función en el que añadimos una cantidad a una variable</w:t>
      </w:r>
      <w:r w:rsidR="00744814" w:rsidRPr="007872B9">
        <w:rPr>
          <w:rFonts w:ascii="Bell MT" w:hAnsi="Bell MT"/>
        </w:rPr>
        <w:t xml:space="preserve"> ‘algo</w:t>
      </w:r>
      <w:r w:rsidR="00D64D7C" w:rsidRPr="007872B9">
        <w:rPr>
          <w:rFonts w:ascii="Bell MT" w:hAnsi="Bell MT"/>
        </w:rPr>
        <w:t>=0</w:t>
      </w:r>
      <w:r w:rsidR="00552B3D" w:rsidRPr="007872B9">
        <w:rPr>
          <w:rFonts w:ascii="Bell MT" w:hAnsi="Bell MT"/>
        </w:rPr>
        <w:t>’</w:t>
      </w:r>
      <w:r w:rsidR="00212062" w:rsidRPr="007872B9">
        <w:rPr>
          <w:rFonts w:ascii="Bell MT" w:hAnsi="Bell MT"/>
        </w:rPr>
        <w:t xml:space="preserve">; </w:t>
      </w:r>
      <w:r w:rsidR="00552B3D" w:rsidRPr="007872B9">
        <w:rPr>
          <w:rFonts w:ascii="Bell MT" w:hAnsi="Bell MT"/>
        </w:rPr>
        <w:t>sumar</w:t>
      </w:r>
      <w:r w:rsidR="00212062" w:rsidRPr="007872B9">
        <w:rPr>
          <w:rFonts w:ascii="Bell MT" w:hAnsi="Bell MT"/>
        </w:rPr>
        <w:t>(</w:t>
      </w:r>
      <w:proofErr w:type="spellStart"/>
      <w:r w:rsidR="00212062" w:rsidRPr="007872B9">
        <w:rPr>
          <w:rFonts w:ascii="Bell MT" w:hAnsi="Bell MT"/>
        </w:rPr>
        <w:t>amount</w:t>
      </w:r>
      <w:proofErr w:type="spellEnd"/>
      <w:r w:rsidR="00212062" w:rsidRPr="007872B9">
        <w:rPr>
          <w:rFonts w:ascii="Bell MT" w:hAnsi="Bell MT"/>
        </w:rPr>
        <w:t>)</w:t>
      </w:r>
      <w:r w:rsidRPr="007872B9">
        <w:rPr>
          <w:rFonts w:ascii="Bell MT" w:hAnsi="Bell MT"/>
        </w:rPr>
        <w:t>:</w:t>
      </w:r>
      <w:bookmarkEnd w:id="45"/>
    </w:p>
    <w:p w14:paraId="03431057" w14:textId="77777777" w:rsidR="00C17BD9" w:rsidRDefault="00C17BD9" w:rsidP="003803DF">
      <w:pPr>
        <w:jc w:val="both"/>
        <w:rPr>
          <w:rFonts w:ascii="Bell MT" w:hAnsi="Bell MT"/>
        </w:rPr>
      </w:pPr>
    </w:p>
    <w:p w14:paraId="47FAAFC9" w14:textId="5D87303B" w:rsidR="00C17BD9" w:rsidRDefault="00C17BD9" w:rsidP="00C17BD9">
      <w:pPr>
        <w:pStyle w:val="Prrafodelista"/>
        <w:numPr>
          <w:ilvl w:val="0"/>
          <w:numId w:val="7"/>
        </w:numPr>
        <w:jc w:val="both"/>
        <w:rPr>
          <w:rFonts w:ascii="Bell MT" w:hAnsi="Bell MT"/>
        </w:rPr>
      </w:pPr>
      <w:r>
        <w:rPr>
          <w:rFonts w:ascii="Bell MT" w:hAnsi="Bell MT"/>
        </w:rPr>
        <w:t xml:space="preserve">Creamos una instancia de la clase: </w:t>
      </w:r>
      <w:r w:rsidR="00692150">
        <w:rPr>
          <w:rFonts w:ascii="Bell MT" w:hAnsi="Bell MT"/>
        </w:rPr>
        <w:tab/>
        <w:t xml:space="preserve">    </w:t>
      </w:r>
      <w:r w:rsidR="005F7BB0">
        <w:rPr>
          <w:rFonts w:ascii="Bell MT" w:hAnsi="Bell MT"/>
        </w:rPr>
        <w:t xml:space="preserve"> </w:t>
      </w:r>
      <w:r w:rsidR="00744814">
        <w:rPr>
          <w:rFonts w:ascii="Bell MT" w:hAnsi="Bell MT"/>
        </w:rPr>
        <w:t xml:space="preserve">Ejemplo </w:t>
      </w:r>
      <w:r w:rsidR="00744814" w:rsidRPr="005F7BB0">
        <w:rPr>
          <w:rFonts w:ascii="Bell MT" w:hAnsi="Bell MT"/>
          <w:i/>
          <w:iCs/>
        </w:rPr>
        <w:t>ejemplo2</w:t>
      </w:r>
      <w:r w:rsidR="00744814">
        <w:rPr>
          <w:rFonts w:ascii="Bell MT" w:hAnsi="Bell MT"/>
        </w:rPr>
        <w:t xml:space="preserve"> = new Ejemplo(</w:t>
      </w:r>
      <w:r w:rsidR="00744814" w:rsidRPr="005F7BB0">
        <w:rPr>
          <w:rFonts w:ascii="Bell MT" w:hAnsi="Bell MT"/>
          <w:i/>
          <w:iCs/>
        </w:rPr>
        <w:t>v1,v2</w:t>
      </w:r>
      <w:r w:rsidR="00744814">
        <w:rPr>
          <w:rFonts w:ascii="Bell MT" w:hAnsi="Bell MT"/>
        </w:rPr>
        <w:t>,algo)</w:t>
      </w:r>
    </w:p>
    <w:p w14:paraId="10A206ED" w14:textId="3019BD64" w:rsidR="00270284" w:rsidRDefault="00F86627" w:rsidP="00C17BD9">
      <w:pPr>
        <w:pStyle w:val="Prrafodelista"/>
        <w:numPr>
          <w:ilvl w:val="0"/>
          <w:numId w:val="7"/>
        </w:numPr>
        <w:jc w:val="both"/>
        <w:rPr>
          <w:rFonts w:ascii="Bell MT" w:hAnsi="Bell MT"/>
        </w:rPr>
      </w:pPr>
      <w:r>
        <w:rPr>
          <w:rFonts w:ascii="Bell MT" w:hAnsi="Bell MT"/>
        </w:rPr>
        <w:t xml:space="preserve">Creamos un nuevo </w:t>
      </w:r>
      <w:proofErr w:type="spellStart"/>
      <w:r>
        <w:rPr>
          <w:rFonts w:ascii="Bell MT" w:hAnsi="Bell MT"/>
        </w:rPr>
        <w:t>amount</w:t>
      </w:r>
      <w:proofErr w:type="spellEnd"/>
      <w:r>
        <w:rPr>
          <w:rFonts w:ascii="Bell MT" w:hAnsi="Bell MT"/>
        </w:rPr>
        <w:t>:</w:t>
      </w:r>
      <w:r>
        <w:rPr>
          <w:rFonts w:ascii="Bell MT" w:hAnsi="Bell MT"/>
        </w:rPr>
        <w:tab/>
      </w:r>
      <w:r>
        <w:rPr>
          <w:rFonts w:ascii="Bell MT" w:hAnsi="Bell MT"/>
        </w:rPr>
        <w:tab/>
        <w:t xml:space="preserve">     </w:t>
      </w:r>
      <w:proofErr w:type="spellStart"/>
      <w:r>
        <w:rPr>
          <w:rFonts w:ascii="Bell MT" w:hAnsi="Bell MT"/>
        </w:rPr>
        <w:t>int</w:t>
      </w:r>
      <w:proofErr w:type="spellEnd"/>
      <w:r>
        <w:rPr>
          <w:rFonts w:ascii="Bell MT" w:hAnsi="Bell MT"/>
        </w:rPr>
        <w:t xml:space="preserve"> </w:t>
      </w:r>
      <w:r w:rsidR="006F6599" w:rsidRPr="00900E25">
        <w:rPr>
          <w:rFonts w:ascii="Bell MT" w:hAnsi="Bell MT"/>
          <w:i/>
          <w:iCs/>
        </w:rPr>
        <w:t>cantidad</w:t>
      </w:r>
      <w:r w:rsidR="006F6599">
        <w:rPr>
          <w:rFonts w:ascii="Bell MT" w:hAnsi="Bell MT"/>
        </w:rPr>
        <w:t xml:space="preserve"> = 200</w:t>
      </w:r>
    </w:p>
    <w:p w14:paraId="5B4B41F8" w14:textId="232D1CCB" w:rsidR="006F6599" w:rsidRDefault="006F6599" w:rsidP="00C17BD9">
      <w:pPr>
        <w:pStyle w:val="Prrafodelista"/>
        <w:numPr>
          <w:ilvl w:val="0"/>
          <w:numId w:val="7"/>
        </w:numPr>
        <w:jc w:val="both"/>
        <w:rPr>
          <w:rFonts w:ascii="Bell MT" w:hAnsi="Bell MT"/>
        </w:rPr>
      </w:pPr>
      <w:r>
        <w:rPr>
          <w:rFonts w:ascii="Bell MT" w:hAnsi="Bell MT"/>
        </w:rPr>
        <w:t>Y creamos el nuevo balance</w:t>
      </w:r>
      <w:r w:rsidR="0056543F">
        <w:rPr>
          <w:rFonts w:ascii="Bell MT" w:hAnsi="Bell MT"/>
        </w:rPr>
        <w:t>:</w:t>
      </w:r>
      <w:r w:rsidR="0056543F">
        <w:rPr>
          <w:rFonts w:ascii="Bell MT" w:hAnsi="Bell MT"/>
        </w:rPr>
        <w:tab/>
      </w:r>
      <w:r w:rsidR="0056543F">
        <w:rPr>
          <w:rFonts w:ascii="Bell MT" w:hAnsi="Bell MT"/>
        </w:rPr>
        <w:tab/>
        <w:t xml:space="preserve">     </w:t>
      </w:r>
      <w:proofErr w:type="spellStart"/>
      <w:r w:rsidR="0056543F">
        <w:rPr>
          <w:rFonts w:ascii="Bell MT" w:hAnsi="Bell MT"/>
        </w:rPr>
        <w:t>int</w:t>
      </w:r>
      <w:proofErr w:type="spellEnd"/>
      <w:r w:rsidR="0056543F">
        <w:rPr>
          <w:rFonts w:ascii="Bell MT" w:hAnsi="Bell MT"/>
        </w:rPr>
        <w:t xml:space="preserve"> </w:t>
      </w:r>
      <w:proofErr w:type="spellStart"/>
      <w:r w:rsidR="0056543F" w:rsidRPr="00900E25">
        <w:rPr>
          <w:rFonts w:ascii="Bell MT" w:hAnsi="Bell MT"/>
          <w:i/>
          <w:iCs/>
        </w:rPr>
        <w:t>nuevoBalance</w:t>
      </w:r>
      <w:proofErr w:type="spellEnd"/>
      <w:r w:rsidR="0056543F">
        <w:rPr>
          <w:rFonts w:ascii="Bell MT" w:hAnsi="Bell MT"/>
        </w:rPr>
        <w:t xml:space="preserve"> = </w:t>
      </w:r>
      <w:r w:rsidR="0056543F" w:rsidRPr="00900E25">
        <w:rPr>
          <w:rFonts w:ascii="Bell MT" w:hAnsi="Bell MT"/>
          <w:i/>
          <w:iCs/>
        </w:rPr>
        <w:t>ejemplo2</w:t>
      </w:r>
      <w:r w:rsidR="0056543F">
        <w:rPr>
          <w:rFonts w:ascii="Bell MT" w:hAnsi="Bell MT"/>
        </w:rPr>
        <w:t>.</w:t>
      </w:r>
      <w:r w:rsidR="00552B3D">
        <w:rPr>
          <w:rFonts w:ascii="Bell MT" w:hAnsi="Bell MT"/>
        </w:rPr>
        <w:t>sumar</w:t>
      </w:r>
      <w:r w:rsidR="008B1AB6">
        <w:rPr>
          <w:rFonts w:ascii="Bell MT" w:hAnsi="Bell MT"/>
        </w:rPr>
        <w:t>(cantidad)</w:t>
      </w:r>
    </w:p>
    <w:p w14:paraId="44812B2A" w14:textId="556F4345" w:rsidR="008B1AB6" w:rsidRDefault="008B1AB6" w:rsidP="00C17BD9">
      <w:pPr>
        <w:pStyle w:val="Prrafodelista"/>
        <w:numPr>
          <w:ilvl w:val="0"/>
          <w:numId w:val="7"/>
        </w:numPr>
        <w:jc w:val="both"/>
        <w:rPr>
          <w:rFonts w:ascii="Bell MT" w:hAnsi="Bell MT"/>
        </w:rPr>
      </w:pPr>
      <w:r>
        <w:rPr>
          <w:rFonts w:ascii="Bell MT" w:hAnsi="Bell MT"/>
        </w:rPr>
        <w:t xml:space="preserve">y llamamos al comparador: </w:t>
      </w:r>
      <w:r>
        <w:rPr>
          <w:rFonts w:ascii="Bell MT" w:hAnsi="Bell MT"/>
        </w:rPr>
        <w:tab/>
      </w:r>
      <w:r>
        <w:rPr>
          <w:rFonts w:ascii="Bell MT" w:hAnsi="Bell MT"/>
        </w:rPr>
        <w:tab/>
        <w:t xml:space="preserve">     </w:t>
      </w:r>
      <w:proofErr w:type="spellStart"/>
      <w:r>
        <w:rPr>
          <w:rFonts w:ascii="Bell MT" w:hAnsi="Bell MT"/>
        </w:rPr>
        <w:t>assertEquals</w:t>
      </w:r>
      <w:proofErr w:type="spellEnd"/>
      <w:r w:rsidR="007B4C86">
        <w:rPr>
          <w:rFonts w:ascii="Bell MT" w:hAnsi="Bell MT"/>
        </w:rPr>
        <w:t>(</w:t>
      </w:r>
      <w:proofErr w:type="spellStart"/>
      <w:r w:rsidR="001D31F6" w:rsidRPr="00900E25">
        <w:rPr>
          <w:rFonts w:ascii="Bell MT" w:hAnsi="Bell MT"/>
          <w:i/>
          <w:iCs/>
        </w:rPr>
        <w:t>nuevoBalance</w:t>
      </w:r>
      <w:proofErr w:type="spellEnd"/>
      <w:r w:rsidR="001D31F6">
        <w:rPr>
          <w:rFonts w:ascii="Bell MT" w:hAnsi="Bell MT"/>
        </w:rPr>
        <w:t xml:space="preserve">, </w:t>
      </w:r>
      <w:r w:rsidR="001D31F6" w:rsidRPr="00900E25">
        <w:rPr>
          <w:rFonts w:ascii="Bell MT" w:hAnsi="Bell MT"/>
          <w:i/>
          <w:iCs/>
        </w:rPr>
        <w:t>ejemplo2</w:t>
      </w:r>
      <w:r w:rsidR="001D31F6">
        <w:rPr>
          <w:rFonts w:ascii="Bell MT" w:hAnsi="Bell MT"/>
        </w:rPr>
        <w:t>.getBalance</w:t>
      </w:r>
      <w:r w:rsidR="007B4C86">
        <w:rPr>
          <w:rFonts w:ascii="Bell MT" w:hAnsi="Bell MT"/>
        </w:rPr>
        <w:t>)</w:t>
      </w:r>
    </w:p>
    <w:p w14:paraId="4E002160" w14:textId="77777777" w:rsidR="0031765E" w:rsidRDefault="0031765E" w:rsidP="001C2999">
      <w:pPr>
        <w:jc w:val="both"/>
        <w:rPr>
          <w:rFonts w:ascii="Bell MT" w:hAnsi="Bell MT"/>
        </w:rPr>
      </w:pPr>
    </w:p>
    <w:p w14:paraId="4CEBDD53" w14:textId="7335F709" w:rsidR="001C2999" w:rsidRPr="007872B9" w:rsidRDefault="001C2999" w:rsidP="007872B9">
      <w:pPr>
        <w:pStyle w:val="Ttulo2"/>
        <w:rPr>
          <w:rFonts w:ascii="Bell MT" w:hAnsi="Bell MT"/>
        </w:rPr>
      </w:pPr>
      <w:bookmarkStart w:id="46" w:name="_Toc160552204"/>
      <w:r w:rsidRPr="007872B9">
        <w:rPr>
          <w:rFonts w:ascii="Bell MT" w:hAnsi="Bell MT"/>
        </w:rPr>
        <w:t>función en la que restamos una cantidad a la variable ‘algo’; resta(</w:t>
      </w:r>
      <w:proofErr w:type="spellStart"/>
      <w:r w:rsidRPr="007872B9">
        <w:rPr>
          <w:rFonts w:ascii="Bell MT" w:hAnsi="Bell MT"/>
        </w:rPr>
        <w:t>amount</w:t>
      </w:r>
      <w:proofErr w:type="spellEnd"/>
      <w:r w:rsidRPr="007872B9">
        <w:rPr>
          <w:rFonts w:ascii="Bell MT" w:hAnsi="Bell MT"/>
        </w:rPr>
        <w:t>)</w:t>
      </w:r>
      <w:r w:rsidR="00552B3D" w:rsidRPr="007872B9">
        <w:rPr>
          <w:rFonts w:ascii="Bell MT" w:hAnsi="Bell MT"/>
        </w:rPr>
        <w:t>:</w:t>
      </w:r>
      <w:bookmarkEnd w:id="46"/>
    </w:p>
    <w:p w14:paraId="23F7F24B" w14:textId="77777777" w:rsidR="00552B3D" w:rsidRDefault="00552B3D" w:rsidP="001C2999">
      <w:pPr>
        <w:jc w:val="both"/>
        <w:rPr>
          <w:rFonts w:ascii="Bell MT" w:hAnsi="Bell MT"/>
        </w:rPr>
      </w:pPr>
    </w:p>
    <w:p w14:paraId="17D9F61E" w14:textId="73A6488C" w:rsidR="00F0000B" w:rsidRDefault="004919E7" w:rsidP="004919E7">
      <w:pPr>
        <w:pStyle w:val="Prrafodelista"/>
        <w:jc w:val="both"/>
        <w:rPr>
          <w:rFonts w:ascii="Bell MT" w:hAnsi="Bell MT"/>
        </w:rPr>
      </w:pPr>
      <w:r>
        <w:rPr>
          <w:rFonts w:ascii="Bell MT" w:hAnsi="Bell MT"/>
        </w:rPr>
        <w:t xml:space="preserve">2. Hay 2 casos: </w:t>
      </w:r>
    </w:p>
    <w:p w14:paraId="701E6E16" w14:textId="77777777" w:rsidR="00C45ABB" w:rsidRDefault="00C45ABB" w:rsidP="004919E7">
      <w:pPr>
        <w:pStyle w:val="Prrafodelista"/>
        <w:jc w:val="both"/>
        <w:rPr>
          <w:rFonts w:ascii="Bell MT" w:hAnsi="Bell MT"/>
        </w:rPr>
      </w:pPr>
    </w:p>
    <w:p w14:paraId="7614F192" w14:textId="5C4F702A" w:rsidR="009E38AA" w:rsidRDefault="00027A5C" w:rsidP="009E38AA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Cantidad inicial </w:t>
      </w:r>
      <w:r w:rsidRPr="007872B9">
        <w:rPr>
          <w:rFonts w:ascii="Bell MT" w:hAnsi="Bell MT"/>
          <w:b/>
          <w:bCs/>
        </w:rPr>
        <w:t>SUFICIENTE</w:t>
      </w:r>
      <w:r>
        <w:rPr>
          <w:rFonts w:ascii="Bell MT" w:hAnsi="Bell MT"/>
        </w:rPr>
        <w:t>:</w:t>
      </w:r>
    </w:p>
    <w:p w14:paraId="6BD8501E" w14:textId="77777777" w:rsidR="00C45ABB" w:rsidRDefault="00C45ABB" w:rsidP="009E38AA">
      <w:pPr>
        <w:jc w:val="both"/>
        <w:rPr>
          <w:rFonts w:ascii="Bell MT" w:hAnsi="Bell MT"/>
        </w:rPr>
      </w:pPr>
    </w:p>
    <w:p w14:paraId="7B665129" w14:textId="2BDEFB4E" w:rsidR="00027A5C" w:rsidRDefault="00DE4E63" w:rsidP="00027A5C">
      <w:pPr>
        <w:pStyle w:val="Prrafodelista"/>
        <w:numPr>
          <w:ilvl w:val="0"/>
          <w:numId w:val="9"/>
        </w:numPr>
        <w:jc w:val="both"/>
        <w:rPr>
          <w:rFonts w:ascii="Bell MT" w:hAnsi="Bell MT"/>
        </w:rPr>
      </w:pPr>
      <w:r>
        <w:rPr>
          <w:rFonts w:ascii="Bell MT" w:hAnsi="Bell MT"/>
        </w:rPr>
        <w:t>B</w:t>
      </w:r>
      <w:r w:rsidR="00CC08CF">
        <w:rPr>
          <w:rFonts w:ascii="Bell MT" w:hAnsi="Bell MT"/>
        </w:rPr>
        <w:t xml:space="preserve">alance inicial </w:t>
      </w:r>
      <w:r w:rsidR="00545BC4">
        <w:rPr>
          <w:rFonts w:ascii="Bell MT" w:hAnsi="Bell MT"/>
        </w:rPr>
        <w:t>al</w:t>
      </w:r>
      <w:r w:rsidR="00CC08CF">
        <w:rPr>
          <w:rFonts w:ascii="Bell MT" w:hAnsi="Bell MT"/>
        </w:rPr>
        <w:t xml:space="preserve"> que restar cantidad:</w:t>
      </w:r>
      <w:r w:rsidR="00CC08CF">
        <w:rPr>
          <w:rFonts w:ascii="Bell MT" w:hAnsi="Bell MT"/>
        </w:rPr>
        <w:tab/>
      </w:r>
      <w:r w:rsidR="000162B9">
        <w:rPr>
          <w:rFonts w:ascii="Bell MT" w:hAnsi="Bell MT"/>
        </w:rPr>
        <w:t xml:space="preserve">       </w:t>
      </w:r>
      <w:proofErr w:type="spellStart"/>
      <w:r w:rsidR="005112AE">
        <w:rPr>
          <w:rFonts w:ascii="Bell MT" w:hAnsi="Bell MT"/>
        </w:rPr>
        <w:t>int</w:t>
      </w:r>
      <w:proofErr w:type="spellEnd"/>
      <w:r w:rsidR="005112AE">
        <w:rPr>
          <w:rFonts w:ascii="Bell MT" w:hAnsi="Bell MT"/>
        </w:rPr>
        <w:t xml:space="preserve"> </w:t>
      </w:r>
      <w:proofErr w:type="spellStart"/>
      <w:r w:rsidR="005112AE" w:rsidRPr="008C6EB5">
        <w:rPr>
          <w:rFonts w:ascii="Bell MT" w:hAnsi="Bell MT"/>
          <w:i/>
          <w:iCs/>
        </w:rPr>
        <w:t>balanIni</w:t>
      </w:r>
      <w:proofErr w:type="spellEnd"/>
      <w:r w:rsidR="005112AE" w:rsidRPr="008C6EB5">
        <w:rPr>
          <w:rFonts w:ascii="Bell MT" w:hAnsi="Bell MT"/>
          <w:i/>
          <w:iCs/>
        </w:rPr>
        <w:t xml:space="preserve"> </w:t>
      </w:r>
      <w:r w:rsidR="005112AE">
        <w:rPr>
          <w:rFonts w:ascii="Bell MT" w:hAnsi="Bell MT"/>
        </w:rPr>
        <w:t>= 800</w:t>
      </w:r>
    </w:p>
    <w:p w14:paraId="0C00A219" w14:textId="3B671680" w:rsidR="005112AE" w:rsidRDefault="00DE4E63" w:rsidP="00B24B52">
      <w:pPr>
        <w:pStyle w:val="Prrafodelista"/>
        <w:numPr>
          <w:ilvl w:val="0"/>
          <w:numId w:val="9"/>
        </w:numPr>
        <w:rPr>
          <w:rFonts w:ascii="Bell MT" w:hAnsi="Bell MT"/>
        </w:rPr>
      </w:pPr>
      <w:r>
        <w:rPr>
          <w:rFonts w:ascii="Bell MT" w:hAnsi="Bell MT"/>
        </w:rPr>
        <w:t>Nueva</w:t>
      </w:r>
      <w:r w:rsidR="005112AE">
        <w:rPr>
          <w:rFonts w:ascii="Bell MT" w:hAnsi="Bell MT"/>
        </w:rPr>
        <w:t xml:space="preserve"> instancia con dicho balance: </w:t>
      </w:r>
      <w:r w:rsidR="000162B9">
        <w:rPr>
          <w:rFonts w:ascii="Bell MT" w:hAnsi="Bell MT"/>
        </w:rPr>
        <w:t xml:space="preserve">      </w:t>
      </w:r>
      <w:r>
        <w:rPr>
          <w:rFonts w:ascii="Bell MT" w:hAnsi="Bell MT"/>
        </w:rPr>
        <w:tab/>
        <w:t xml:space="preserve">       </w:t>
      </w:r>
      <w:r w:rsidR="002036DE">
        <w:rPr>
          <w:rFonts w:ascii="Bell MT" w:hAnsi="Bell MT"/>
        </w:rPr>
        <w:t xml:space="preserve">Ejemplo </w:t>
      </w:r>
      <w:r w:rsidR="002036DE" w:rsidRPr="008C6EB5">
        <w:rPr>
          <w:rFonts w:ascii="Bell MT" w:hAnsi="Bell MT"/>
          <w:i/>
          <w:iCs/>
        </w:rPr>
        <w:t>ej3</w:t>
      </w:r>
      <w:r w:rsidR="002036DE">
        <w:rPr>
          <w:rFonts w:ascii="Bell MT" w:hAnsi="Bell MT"/>
        </w:rPr>
        <w:t xml:space="preserve"> = new</w:t>
      </w:r>
      <w:r w:rsidR="000162B9">
        <w:rPr>
          <w:rFonts w:ascii="Bell MT" w:hAnsi="Bell MT"/>
        </w:rPr>
        <w:t xml:space="preserve"> </w:t>
      </w:r>
      <w:r w:rsidR="002036DE">
        <w:rPr>
          <w:rFonts w:ascii="Bell MT" w:hAnsi="Bell MT"/>
        </w:rPr>
        <w:t>Ejemplo(v1,v2,</w:t>
      </w:r>
      <w:r w:rsidR="00B24B52" w:rsidRPr="008C6EB5">
        <w:rPr>
          <w:rFonts w:ascii="Bell MT" w:hAnsi="Bell MT"/>
          <w:i/>
          <w:iCs/>
        </w:rPr>
        <w:t>balanIni</w:t>
      </w:r>
      <w:r w:rsidR="002036DE">
        <w:rPr>
          <w:rFonts w:ascii="Bell MT" w:hAnsi="Bell MT"/>
        </w:rPr>
        <w:t>)</w:t>
      </w:r>
    </w:p>
    <w:p w14:paraId="54068B62" w14:textId="3E21A5B6" w:rsidR="000162B9" w:rsidRDefault="00310737" w:rsidP="00B24B52">
      <w:pPr>
        <w:pStyle w:val="Prrafodelista"/>
        <w:numPr>
          <w:ilvl w:val="0"/>
          <w:numId w:val="9"/>
        </w:numPr>
        <w:rPr>
          <w:rFonts w:ascii="Bell MT" w:hAnsi="Bell MT"/>
        </w:rPr>
      </w:pPr>
      <w:r>
        <w:rPr>
          <w:rFonts w:ascii="Bell MT" w:hAnsi="Bell MT"/>
        </w:rPr>
        <w:t>Determinamos cantidad a restar:</w:t>
      </w:r>
      <w:r w:rsidR="00DE4E63">
        <w:rPr>
          <w:rFonts w:ascii="Bell MT" w:hAnsi="Bell MT"/>
        </w:rPr>
        <w:t xml:space="preserve">                   </w:t>
      </w:r>
      <w:proofErr w:type="spellStart"/>
      <w:r>
        <w:rPr>
          <w:rFonts w:ascii="Bell MT" w:hAnsi="Bell MT"/>
        </w:rPr>
        <w:t>int</w:t>
      </w:r>
      <w:proofErr w:type="spellEnd"/>
      <w:r>
        <w:rPr>
          <w:rFonts w:ascii="Bell MT" w:hAnsi="Bell MT"/>
        </w:rPr>
        <w:t xml:space="preserve"> </w:t>
      </w:r>
      <w:r w:rsidRPr="008C6EB5">
        <w:rPr>
          <w:rFonts w:ascii="Bell MT" w:hAnsi="Bell MT"/>
          <w:i/>
          <w:iCs/>
        </w:rPr>
        <w:t>cantidad</w:t>
      </w:r>
      <w:r>
        <w:rPr>
          <w:rFonts w:ascii="Bell MT" w:hAnsi="Bell MT"/>
        </w:rPr>
        <w:t xml:space="preserve"> = 100</w:t>
      </w:r>
    </w:p>
    <w:p w14:paraId="2D5AD71B" w14:textId="5CC3E11E" w:rsidR="00310737" w:rsidRDefault="00F93F78" w:rsidP="00B24B52">
      <w:pPr>
        <w:pStyle w:val="Prrafodelista"/>
        <w:numPr>
          <w:ilvl w:val="0"/>
          <w:numId w:val="9"/>
        </w:numPr>
        <w:rPr>
          <w:rFonts w:ascii="Bell MT" w:hAnsi="Bell MT"/>
        </w:rPr>
      </w:pPr>
      <w:r>
        <w:rPr>
          <w:rFonts w:ascii="Bell MT" w:hAnsi="Bell MT"/>
        </w:rPr>
        <w:t xml:space="preserve">Cambiamos el </w:t>
      </w:r>
      <w:proofErr w:type="spellStart"/>
      <w:r>
        <w:rPr>
          <w:rFonts w:ascii="Bell MT" w:hAnsi="Bell MT"/>
        </w:rPr>
        <w:t>balanIni</w:t>
      </w:r>
      <w:proofErr w:type="spellEnd"/>
      <w:r>
        <w:rPr>
          <w:rFonts w:ascii="Bell MT" w:hAnsi="Bell MT"/>
        </w:rPr>
        <w:t>:</w:t>
      </w:r>
      <w:r>
        <w:rPr>
          <w:rFonts w:ascii="Bell MT" w:hAnsi="Bell MT"/>
        </w:rPr>
        <w:tab/>
      </w:r>
      <w:r>
        <w:rPr>
          <w:rFonts w:ascii="Bell MT" w:hAnsi="Bell MT"/>
        </w:rPr>
        <w:tab/>
      </w:r>
      <w:r>
        <w:rPr>
          <w:rFonts w:ascii="Bell MT" w:hAnsi="Bell MT"/>
        </w:rPr>
        <w:tab/>
      </w:r>
      <w:r w:rsidR="00DE4E63">
        <w:rPr>
          <w:rFonts w:ascii="Bell MT" w:hAnsi="Bell MT"/>
        </w:rPr>
        <w:t xml:space="preserve">       </w:t>
      </w:r>
      <w:proofErr w:type="spellStart"/>
      <w:r>
        <w:rPr>
          <w:rFonts w:ascii="Bell MT" w:hAnsi="Bell MT"/>
        </w:rPr>
        <w:t>intt</w:t>
      </w:r>
      <w:proofErr w:type="spellEnd"/>
      <w:r>
        <w:rPr>
          <w:rFonts w:ascii="Bell MT" w:hAnsi="Bell MT"/>
        </w:rPr>
        <w:t xml:space="preserve"> </w:t>
      </w:r>
      <w:proofErr w:type="spellStart"/>
      <w:r w:rsidRPr="008C6EB5">
        <w:rPr>
          <w:rFonts w:ascii="Bell MT" w:hAnsi="Bell MT"/>
          <w:i/>
          <w:iCs/>
        </w:rPr>
        <w:t>nuevBalan</w:t>
      </w:r>
      <w:proofErr w:type="spellEnd"/>
      <w:r>
        <w:rPr>
          <w:rFonts w:ascii="Bell MT" w:hAnsi="Bell MT"/>
        </w:rPr>
        <w:t xml:space="preserve"> = </w:t>
      </w:r>
      <w:r w:rsidR="00762CBB" w:rsidRPr="008C6EB5">
        <w:rPr>
          <w:rFonts w:ascii="Bell MT" w:hAnsi="Bell MT"/>
          <w:i/>
          <w:iCs/>
        </w:rPr>
        <w:t>ej3</w:t>
      </w:r>
      <w:r w:rsidR="00762CBB">
        <w:rPr>
          <w:rFonts w:ascii="Bell MT" w:hAnsi="Bell MT"/>
        </w:rPr>
        <w:t>.restar(</w:t>
      </w:r>
      <w:r w:rsidR="00762CBB" w:rsidRPr="008C6EB5">
        <w:rPr>
          <w:rFonts w:ascii="Bell MT" w:hAnsi="Bell MT"/>
          <w:i/>
          <w:iCs/>
        </w:rPr>
        <w:t>cantidad</w:t>
      </w:r>
      <w:r w:rsidR="00762CBB">
        <w:rPr>
          <w:rFonts w:ascii="Bell MT" w:hAnsi="Bell MT"/>
        </w:rPr>
        <w:t>)</w:t>
      </w:r>
    </w:p>
    <w:p w14:paraId="6C66ED90" w14:textId="7AABA3A5" w:rsidR="0005675A" w:rsidRDefault="0005675A" w:rsidP="00B24B52">
      <w:pPr>
        <w:pStyle w:val="Prrafodelista"/>
        <w:numPr>
          <w:ilvl w:val="0"/>
          <w:numId w:val="9"/>
        </w:numPr>
        <w:rPr>
          <w:rFonts w:ascii="Bell MT" w:hAnsi="Bell MT"/>
        </w:rPr>
      </w:pPr>
      <w:r>
        <w:rPr>
          <w:rFonts w:ascii="Bell MT" w:hAnsi="Bell MT"/>
        </w:rPr>
        <w:t xml:space="preserve">Y comparamos: </w:t>
      </w:r>
      <w:r>
        <w:rPr>
          <w:rFonts w:ascii="Bell MT" w:hAnsi="Bell MT"/>
        </w:rPr>
        <w:tab/>
      </w:r>
      <w:r>
        <w:rPr>
          <w:rFonts w:ascii="Bell MT" w:hAnsi="Bell MT"/>
        </w:rPr>
        <w:tab/>
      </w:r>
      <w:r>
        <w:rPr>
          <w:rFonts w:ascii="Bell MT" w:hAnsi="Bell MT"/>
        </w:rPr>
        <w:tab/>
      </w:r>
      <w:r>
        <w:rPr>
          <w:rFonts w:ascii="Bell MT" w:hAnsi="Bell MT"/>
        </w:rPr>
        <w:tab/>
      </w:r>
      <w:r w:rsidR="00DE4E63">
        <w:rPr>
          <w:rFonts w:ascii="Bell MT" w:hAnsi="Bell MT"/>
        </w:rPr>
        <w:t xml:space="preserve">       </w:t>
      </w:r>
      <w:proofErr w:type="spellStart"/>
      <w:r>
        <w:rPr>
          <w:rFonts w:ascii="Bell MT" w:hAnsi="Bell MT"/>
        </w:rPr>
        <w:t>assertEquals</w:t>
      </w:r>
      <w:proofErr w:type="spellEnd"/>
      <w:r>
        <w:rPr>
          <w:rFonts w:ascii="Bell MT" w:hAnsi="Bell MT"/>
        </w:rPr>
        <w:t>(</w:t>
      </w:r>
      <w:proofErr w:type="spellStart"/>
      <w:r w:rsidR="008A5BC4" w:rsidRPr="008C6EB5">
        <w:rPr>
          <w:rFonts w:ascii="Bell MT" w:hAnsi="Bell MT"/>
          <w:i/>
          <w:iCs/>
        </w:rPr>
        <w:t>ba</w:t>
      </w:r>
      <w:r w:rsidR="00DE4E63" w:rsidRPr="008C6EB5">
        <w:rPr>
          <w:rFonts w:ascii="Bell MT" w:hAnsi="Bell MT"/>
          <w:i/>
          <w:iCs/>
        </w:rPr>
        <w:t>lanIni</w:t>
      </w:r>
      <w:proofErr w:type="spellEnd"/>
      <w:r w:rsidR="00DE4E63" w:rsidRPr="008C6EB5">
        <w:rPr>
          <w:rFonts w:ascii="Bell MT" w:hAnsi="Bell MT"/>
          <w:i/>
          <w:iCs/>
        </w:rPr>
        <w:t xml:space="preserve"> – cantidad; </w:t>
      </w:r>
      <w:proofErr w:type="spellStart"/>
      <w:r w:rsidR="008A5BC4" w:rsidRPr="008C6EB5">
        <w:rPr>
          <w:rFonts w:ascii="Bell MT" w:hAnsi="Bell MT"/>
          <w:i/>
          <w:iCs/>
        </w:rPr>
        <w:t>nuevBalan</w:t>
      </w:r>
      <w:proofErr w:type="spellEnd"/>
      <w:r w:rsidR="008A5BC4">
        <w:rPr>
          <w:rFonts w:ascii="Bell MT" w:hAnsi="Bell MT"/>
        </w:rPr>
        <w:t>)</w:t>
      </w:r>
    </w:p>
    <w:p w14:paraId="3CA0E173" w14:textId="0B9A22F3" w:rsidR="00B12E22" w:rsidRDefault="00B12E22" w:rsidP="00B24B52">
      <w:pPr>
        <w:pStyle w:val="Prrafodelista"/>
        <w:numPr>
          <w:ilvl w:val="0"/>
          <w:numId w:val="9"/>
        </w:numPr>
        <w:rPr>
          <w:rFonts w:ascii="Bell MT" w:hAnsi="Bell MT"/>
        </w:rPr>
      </w:pPr>
      <w:r>
        <w:rPr>
          <w:rFonts w:ascii="Bell MT" w:hAnsi="Bell MT"/>
        </w:rPr>
        <w:t xml:space="preserve">O también: </w:t>
      </w:r>
      <w:r>
        <w:rPr>
          <w:rFonts w:ascii="Bell MT" w:hAnsi="Bell MT"/>
        </w:rPr>
        <w:tab/>
      </w:r>
      <w:r>
        <w:rPr>
          <w:rFonts w:ascii="Bell MT" w:hAnsi="Bell MT"/>
        </w:rPr>
        <w:tab/>
      </w:r>
      <w:r>
        <w:rPr>
          <w:rFonts w:ascii="Bell MT" w:hAnsi="Bell MT"/>
        </w:rPr>
        <w:tab/>
      </w:r>
      <w:r>
        <w:rPr>
          <w:rFonts w:ascii="Bell MT" w:hAnsi="Bell MT"/>
        </w:rPr>
        <w:tab/>
        <w:t xml:space="preserve">       </w:t>
      </w:r>
      <w:proofErr w:type="spellStart"/>
      <w:r>
        <w:rPr>
          <w:rFonts w:ascii="Bell MT" w:hAnsi="Bell MT"/>
        </w:rPr>
        <w:t>assertEquals</w:t>
      </w:r>
      <w:proofErr w:type="spellEnd"/>
      <w:r>
        <w:rPr>
          <w:rFonts w:ascii="Bell MT" w:hAnsi="Bell MT"/>
        </w:rPr>
        <w:t>(</w:t>
      </w:r>
      <w:proofErr w:type="spellStart"/>
      <w:r w:rsidRPr="008C6EB5">
        <w:rPr>
          <w:rFonts w:ascii="Bell MT" w:hAnsi="Bell MT"/>
          <w:i/>
          <w:iCs/>
        </w:rPr>
        <w:t>balanIni</w:t>
      </w:r>
      <w:proofErr w:type="spellEnd"/>
      <w:r w:rsidRPr="008C6EB5">
        <w:rPr>
          <w:rFonts w:ascii="Bell MT" w:hAnsi="Bell MT"/>
          <w:i/>
          <w:iCs/>
        </w:rPr>
        <w:t xml:space="preserve"> – </w:t>
      </w:r>
      <w:proofErr w:type="spellStart"/>
      <w:r w:rsidRPr="008C6EB5">
        <w:rPr>
          <w:rFonts w:ascii="Bell MT" w:hAnsi="Bell MT"/>
          <w:i/>
          <w:iCs/>
        </w:rPr>
        <w:t>cantida</w:t>
      </w:r>
      <w:proofErr w:type="spellEnd"/>
      <w:r w:rsidRPr="008C6EB5">
        <w:rPr>
          <w:rFonts w:ascii="Bell MT" w:hAnsi="Bell MT"/>
          <w:i/>
          <w:iCs/>
        </w:rPr>
        <w:t xml:space="preserve">, </w:t>
      </w:r>
      <w:r w:rsidR="00EB2ED2" w:rsidRPr="008C6EB5">
        <w:rPr>
          <w:rFonts w:ascii="Bell MT" w:hAnsi="Bell MT"/>
          <w:i/>
          <w:iCs/>
        </w:rPr>
        <w:t>ej3</w:t>
      </w:r>
      <w:r w:rsidR="00EB2ED2">
        <w:rPr>
          <w:rFonts w:ascii="Bell MT" w:hAnsi="Bell MT"/>
        </w:rPr>
        <w:t>.</w:t>
      </w:r>
      <w:r w:rsidR="008C6EB5">
        <w:rPr>
          <w:rFonts w:ascii="Bell MT" w:hAnsi="Bell MT"/>
        </w:rPr>
        <w:t>restar</w:t>
      </w:r>
      <w:r w:rsidR="00EB2ED2">
        <w:rPr>
          <w:rFonts w:ascii="Bell MT" w:hAnsi="Bell MT"/>
        </w:rPr>
        <w:t>(</w:t>
      </w:r>
      <w:r w:rsidR="00EB2ED2" w:rsidRPr="008C6EB5">
        <w:rPr>
          <w:rFonts w:ascii="Bell MT" w:hAnsi="Bell MT"/>
          <w:i/>
          <w:iCs/>
        </w:rPr>
        <w:t>cantidad</w:t>
      </w:r>
      <w:r>
        <w:rPr>
          <w:rFonts w:ascii="Bell MT" w:hAnsi="Bell MT"/>
        </w:rPr>
        <w:t>)</w:t>
      </w:r>
    </w:p>
    <w:p w14:paraId="154CF6E3" w14:textId="77777777" w:rsidR="00C45ABB" w:rsidRDefault="00C45ABB" w:rsidP="00C45ABB">
      <w:pPr>
        <w:rPr>
          <w:rFonts w:ascii="Bell MT" w:hAnsi="Bell MT"/>
        </w:rPr>
      </w:pPr>
    </w:p>
    <w:p w14:paraId="4580969D" w14:textId="353F2412" w:rsidR="00C45ABB" w:rsidRDefault="00C45ABB" w:rsidP="00C45ABB">
      <w:pPr>
        <w:rPr>
          <w:rFonts w:ascii="Bell MT" w:hAnsi="Bell MT"/>
        </w:rPr>
      </w:pPr>
      <w:r>
        <w:rPr>
          <w:rFonts w:ascii="Bell MT" w:hAnsi="Bell MT"/>
        </w:rPr>
        <w:t xml:space="preserve">Cantidad inicial </w:t>
      </w:r>
      <w:r w:rsidRPr="007872B9">
        <w:rPr>
          <w:rFonts w:ascii="Bell MT" w:hAnsi="Bell MT"/>
          <w:b/>
          <w:bCs/>
        </w:rPr>
        <w:t>INSUFICIENTE</w:t>
      </w:r>
      <w:r>
        <w:rPr>
          <w:rFonts w:ascii="Bell MT" w:hAnsi="Bell MT"/>
        </w:rPr>
        <w:t>:</w:t>
      </w:r>
    </w:p>
    <w:p w14:paraId="02D3A767" w14:textId="77777777" w:rsidR="00C45ABB" w:rsidRDefault="00C45ABB" w:rsidP="00C45ABB">
      <w:pPr>
        <w:rPr>
          <w:rFonts w:ascii="Bell MT" w:hAnsi="Bell MT"/>
        </w:rPr>
      </w:pPr>
    </w:p>
    <w:p w14:paraId="5254E182" w14:textId="19C3D3E5" w:rsidR="00CD1E08" w:rsidRDefault="00CD1E08" w:rsidP="00CD1E08">
      <w:pPr>
        <w:pStyle w:val="Prrafodelista"/>
        <w:numPr>
          <w:ilvl w:val="0"/>
          <w:numId w:val="9"/>
        </w:numPr>
        <w:jc w:val="both"/>
        <w:rPr>
          <w:rFonts w:ascii="Bell MT" w:hAnsi="Bell MT"/>
        </w:rPr>
      </w:pPr>
      <w:r>
        <w:rPr>
          <w:rFonts w:ascii="Bell MT" w:hAnsi="Bell MT"/>
        </w:rPr>
        <w:t>Balance inicial al que restar cantidad:</w:t>
      </w:r>
      <w:r>
        <w:rPr>
          <w:rFonts w:ascii="Bell MT" w:hAnsi="Bell MT"/>
        </w:rPr>
        <w:tab/>
        <w:t xml:space="preserve">       </w:t>
      </w:r>
      <w:proofErr w:type="spellStart"/>
      <w:r>
        <w:rPr>
          <w:rFonts w:ascii="Bell MT" w:hAnsi="Bell MT"/>
        </w:rPr>
        <w:t>int</w:t>
      </w:r>
      <w:proofErr w:type="spellEnd"/>
      <w:r>
        <w:rPr>
          <w:rFonts w:ascii="Bell MT" w:hAnsi="Bell MT"/>
        </w:rPr>
        <w:t xml:space="preserve"> </w:t>
      </w:r>
      <w:proofErr w:type="spellStart"/>
      <w:r w:rsidRPr="008C6EB5">
        <w:rPr>
          <w:rFonts w:ascii="Bell MT" w:hAnsi="Bell MT"/>
          <w:i/>
          <w:iCs/>
        </w:rPr>
        <w:t>balanIni</w:t>
      </w:r>
      <w:proofErr w:type="spellEnd"/>
      <w:r w:rsidRPr="008C6EB5">
        <w:rPr>
          <w:rFonts w:ascii="Bell MT" w:hAnsi="Bell MT"/>
          <w:i/>
          <w:iCs/>
        </w:rPr>
        <w:t xml:space="preserve"> </w:t>
      </w:r>
      <w:r>
        <w:rPr>
          <w:rFonts w:ascii="Bell MT" w:hAnsi="Bell MT"/>
        </w:rPr>
        <w:t>= 100</w:t>
      </w:r>
    </w:p>
    <w:p w14:paraId="1D5C17D6" w14:textId="5B0D06DC" w:rsidR="00CD1E08" w:rsidRDefault="00CD1E08" w:rsidP="00CD1E08">
      <w:pPr>
        <w:pStyle w:val="Prrafodelista"/>
        <w:numPr>
          <w:ilvl w:val="0"/>
          <w:numId w:val="9"/>
        </w:numPr>
        <w:rPr>
          <w:rFonts w:ascii="Bell MT" w:hAnsi="Bell MT"/>
        </w:rPr>
      </w:pPr>
      <w:r>
        <w:rPr>
          <w:rFonts w:ascii="Bell MT" w:hAnsi="Bell MT"/>
        </w:rPr>
        <w:t xml:space="preserve">Nueva instancia con dicho balance:       </w:t>
      </w:r>
      <w:r>
        <w:rPr>
          <w:rFonts w:ascii="Bell MT" w:hAnsi="Bell MT"/>
        </w:rPr>
        <w:tab/>
        <w:t xml:space="preserve">       Ejemplo </w:t>
      </w:r>
      <w:proofErr w:type="spellStart"/>
      <w:r w:rsidRPr="008C6EB5">
        <w:rPr>
          <w:rFonts w:ascii="Bell MT" w:hAnsi="Bell MT"/>
          <w:i/>
          <w:iCs/>
        </w:rPr>
        <w:t>ej</w:t>
      </w:r>
      <w:proofErr w:type="spellEnd"/>
      <w:r>
        <w:rPr>
          <w:rFonts w:ascii="Bell MT" w:hAnsi="Bell MT"/>
        </w:rPr>
        <w:t xml:space="preserve"> = new Ejemplo(v1,v2,</w:t>
      </w:r>
      <w:r w:rsidRPr="008C6EB5">
        <w:rPr>
          <w:rFonts w:ascii="Bell MT" w:hAnsi="Bell MT"/>
          <w:i/>
          <w:iCs/>
        </w:rPr>
        <w:t>balanIni</w:t>
      </w:r>
      <w:r>
        <w:rPr>
          <w:rFonts w:ascii="Bell MT" w:hAnsi="Bell MT"/>
        </w:rPr>
        <w:t>)</w:t>
      </w:r>
    </w:p>
    <w:p w14:paraId="710B3DE3" w14:textId="516CA696" w:rsidR="00CD1E08" w:rsidRDefault="00CD1E08" w:rsidP="00CD1E08">
      <w:pPr>
        <w:pStyle w:val="Prrafodelista"/>
        <w:numPr>
          <w:ilvl w:val="0"/>
          <w:numId w:val="9"/>
        </w:numPr>
        <w:rPr>
          <w:rFonts w:ascii="Bell MT" w:hAnsi="Bell MT"/>
        </w:rPr>
      </w:pPr>
      <w:r>
        <w:rPr>
          <w:rFonts w:ascii="Bell MT" w:hAnsi="Bell MT"/>
        </w:rPr>
        <w:t xml:space="preserve">Determinamos cantidad a restar:                   </w:t>
      </w:r>
      <w:proofErr w:type="spellStart"/>
      <w:r>
        <w:rPr>
          <w:rFonts w:ascii="Bell MT" w:hAnsi="Bell MT"/>
        </w:rPr>
        <w:t>int</w:t>
      </w:r>
      <w:proofErr w:type="spellEnd"/>
      <w:r>
        <w:rPr>
          <w:rFonts w:ascii="Bell MT" w:hAnsi="Bell MT"/>
        </w:rPr>
        <w:t xml:space="preserve"> </w:t>
      </w:r>
      <w:r w:rsidRPr="008C6EB5">
        <w:rPr>
          <w:rFonts w:ascii="Bell MT" w:hAnsi="Bell MT"/>
          <w:i/>
          <w:iCs/>
        </w:rPr>
        <w:t>cantidad</w:t>
      </w:r>
      <w:r>
        <w:rPr>
          <w:rFonts w:ascii="Bell MT" w:hAnsi="Bell MT"/>
        </w:rPr>
        <w:t xml:space="preserve"> = </w:t>
      </w:r>
      <w:r w:rsidR="004D1BD4">
        <w:rPr>
          <w:rFonts w:ascii="Bell MT" w:hAnsi="Bell MT"/>
        </w:rPr>
        <w:t>200</w:t>
      </w:r>
    </w:p>
    <w:p w14:paraId="35698620" w14:textId="39CD41B8" w:rsidR="004D1BD4" w:rsidRDefault="0090436F" w:rsidP="00CD1E08">
      <w:pPr>
        <w:pStyle w:val="Prrafodelista"/>
        <w:numPr>
          <w:ilvl w:val="0"/>
          <w:numId w:val="9"/>
        </w:numPr>
        <w:rPr>
          <w:rFonts w:ascii="Bell MT" w:hAnsi="Bell MT"/>
        </w:rPr>
      </w:pPr>
      <w:r>
        <w:rPr>
          <w:rFonts w:ascii="Bell MT" w:hAnsi="Bell MT"/>
        </w:rPr>
        <w:t>Y comparamos:</w:t>
      </w:r>
      <w:r>
        <w:rPr>
          <w:rFonts w:ascii="Bell MT" w:hAnsi="Bell MT"/>
        </w:rPr>
        <w:tab/>
      </w:r>
      <w:r>
        <w:rPr>
          <w:rFonts w:ascii="Bell MT" w:hAnsi="Bell MT"/>
        </w:rPr>
        <w:tab/>
      </w:r>
      <w:r>
        <w:rPr>
          <w:rFonts w:ascii="Bell MT" w:hAnsi="Bell MT"/>
        </w:rPr>
        <w:tab/>
      </w:r>
      <w:r>
        <w:rPr>
          <w:rFonts w:ascii="Bell MT" w:hAnsi="Bell MT"/>
        </w:rPr>
        <w:tab/>
        <w:t xml:space="preserve">       </w:t>
      </w:r>
      <w:proofErr w:type="spellStart"/>
      <w:r w:rsidR="00BE412B">
        <w:rPr>
          <w:rFonts w:ascii="Bell MT" w:hAnsi="Bell MT"/>
        </w:rPr>
        <w:t>assertEquals</w:t>
      </w:r>
      <w:proofErr w:type="spellEnd"/>
      <w:r w:rsidR="00BE412B">
        <w:rPr>
          <w:rFonts w:ascii="Bell MT" w:hAnsi="Bell MT"/>
        </w:rPr>
        <w:t>(</w:t>
      </w:r>
      <w:proofErr w:type="spellStart"/>
      <w:r w:rsidR="00BE412B">
        <w:rPr>
          <w:rFonts w:ascii="Bell MT" w:hAnsi="Bell MT"/>
        </w:rPr>
        <w:t>balanIni</w:t>
      </w:r>
      <w:proofErr w:type="spellEnd"/>
      <w:r w:rsidR="00BE412B">
        <w:rPr>
          <w:rFonts w:ascii="Bell MT" w:hAnsi="Bell MT"/>
        </w:rPr>
        <w:t>, ej4.restar(cantidad)</w:t>
      </w:r>
    </w:p>
    <w:p w14:paraId="34965FBF" w14:textId="6380F877" w:rsidR="00C45ABB" w:rsidRDefault="00C45ABB" w:rsidP="00C45ABB">
      <w:pPr>
        <w:rPr>
          <w:rFonts w:ascii="Bell MT" w:hAnsi="Bell MT"/>
        </w:rPr>
      </w:pPr>
    </w:p>
    <w:p w14:paraId="59691C2E" w14:textId="32B4BD64" w:rsidR="00752B30" w:rsidRPr="00BF5C0E" w:rsidRDefault="00752B30" w:rsidP="00BF5C0E">
      <w:pPr>
        <w:pStyle w:val="Ttulo2"/>
        <w:rPr>
          <w:rFonts w:ascii="Bell MT" w:hAnsi="Bell MT"/>
        </w:rPr>
      </w:pPr>
      <w:bookmarkStart w:id="47" w:name="_Toc160552205"/>
      <w:proofErr w:type="spellStart"/>
      <w:r w:rsidRPr="00BF5C0E">
        <w:rPr>
          <w:rFonts w:ascii="Bell MT" w:hAnsi="Bell MT"/>
        </w:rPr>
        <w:t>Arrays</w:t>
      </w:r>
      <w:proofErr w:type="spellEnd"/>
      <w:r w:rsidRPr="00BF5C0E">
        <w:rPr>
          <w:rFonts w:ascii="Bell MT" w:hAnsi="Bell MT"/>
        </w:rPr>
        <w:t>:</w:t>
      </w:r>
      <w:bookmarkEnd w:id="47"/>
    </w:p>
    <w:p w14:paraId="3572ED5C" w14:textId="77777777" w:rsidR="00752B30" w:rsidRDefault="00752B30" w:rsidP="00C45ABB">
      <w:pPr>
        <w:rPr>
          <w:rFonts w:ascii="Bell MT" w:hAnsi="Bell MT"/>
        </w:rPr>
      </w:pPr>
    </w:p>
    <w:p w14:paraId="072EB5ED" w14:textId="4369FE14" w:rsidR="00752B30" w:rsidRDefault="00752B30" w:rsidP="00C45ABB">
      <w:pPr>
        <w:rPr>
          <w:rFonts w:ascii="Bell MT" w:hAnsi="Bell MT"/>
        </w:rPr>
      </w:pPr>
      <w:r>
        <w:rPr>
          <w:rFonts w:ascii="Bell MT" w:hAnsi="Bell MT"/>
        </w:rPr>
        <w:t xml:space="preserve">Para comparar </w:t>
      </w:r>
      <w:proofErr w:type="spellStart"/>
      <w:r>
        <w:rPr>
          <w:rFonts w:ascii="Bell MT" w:hAnsi="Bell MT"/>
        </w:rPr>
        <w:t>arrays</w:t>
      </w:r>
      <w:proofErr w:type="spellEnd"/>
      <w:r>
        <w:rPr>
          <w:rFonts w:ascii="Bell MT" w:hAnsi="Bell MT"/>
        </w:rPr>
        <w:t xml:space="preserve"> no se puede usar la función </w:t>
      </w:r>
      <w:proofErr w:type="spellStart"/>
      <w:r>
        <w:rPr>
          <w:rFonts w:ascii="Bell MT" w:hAnsi="Bell MT"/>
        </w:rPr>
        <w:t>asserEquals</w:t>
      </w:r>
      <w:proofErr w:type="spellEnd"/>
      <w:r>
        <w:rPr>
          <w:rFonts w:ascii="Bell MT" w:hAnsi="Bell MT"/>
        </w:rPr>
        <w:t xml:space="preserve">, sino que hay que usar </w:t>
      </w:r>
      <w:proofErr w:type="spellStart"/>
      <w:r>
        <w:rPr>
          <w:rFonts w:ascii="Bell MT" w:hAnsi="Bell MT"/>
        </w:rPr>
        <w:t>assertArray</w:t>
      </w:r>
      <w:r w:rsidR="00BF5C0E">
        <w:rPr>
          <w:rFonts w:ascii="Bell MT" w:hAnsi="Bell MT"/>
        </w:rPr>
        <w:t>Eequals</w:t>
      </w:r>
      <w:proofErr w:type="spellEnd"/>
      <w:r w:rsidR="00BF5C0E">
        <w:rPr>
          <w:rFonts w:ascii="Bell MT" w:hAnsi="Bell MT"/>
        </w:rPr>
        <w:t>().</w:t>
      </w:r>
    </w:p>
    <w:p w14:paraId="0FD4BEFC" w14:textId="77777777" w:rsidR="00752B30" w:rsidRDefault="00752B30" w:rsidP="00C45ABB">
      <w:pPr>
        <w:rPr>
          <w:rFonts w:ascii="Bell MT" w:hAnsi="Bell MT"/>
        </w:rPr>
      </w:pPr>
    </w:p>
    <w:p w14:paraId="7D7A400D" w14:textId="3F2A922C" w:rsidR="000250AA" w:rsidRPr="00BF5C0E" w:rsidRDefault="00987866" w:rsidP="00BF5C0E">
      <w:pPr>
        <w:pStyle w:val="Ttulo1"/>
        <w:jc w:val="center"/>
        <w:rPr>
          <w:rFonts w:ascii="Bell MT" w:hAnsi="Bell MT"/>
          <w:b/>
          <w:bCs/>
        </w:rPr>
      </w:pPr>
      <w:bookmarkStart w:id="48" w:name="_Toc160552206"/>
      <w:r w:rsidRPr="00BF5C0E">
        <w:rPr>
          <w:rFonts w:ascii="Bell MT" w:hAnsi="Bell MT"/>
          <w:b/>
          <w:bCs/>
        </w:rPr>
        <w:t>ARRAYS</w:t>
      </w:r>
      <w:bookmarkEnd w:id="48"/>
    </w:p>
    <w:p w14:paraId="6DC0E103" w14:textId="77777777" w:rsidR="00232DDE" w:rsidRDefault="00232DDE" w:rsidP="00C45ABB">
      <w:pPr>
        <w:rPr>
          <w:rFonts w:ascii="Bell MT" w:hAnsi="Bell MT"/>
        </w:rPr>
      </w:pPr>
    </w:p>
    <w:p w14:paraId="5DEB5264" w14:textId="4C830C17" w:rsidR="00232DDE" w:rsidRDefault="00232DDE" w:rsidP="00C45ABB">
      <w:pPr>
        <w:rPr>
          <w:rFonts w:ascii="Bell MT" w:hAnsi="Bell MT"/>
        </w:rPr>
      </w:pPr>
      <w:r>
        <w:rPr>
          <w:rFonts w:ascii="Bell MT" w:hAnsi="Bell MT"/>
        </w:rPr>
        <w:t xml:space="preserve">Creación de </w:t>
      </w:r>
      <w:proofErr w:type="spellStart"/>
      <w:r>
        <w:rPr>
          <w:rFonts w:ascii="Bell MT" w:hAnsi="Bell MT"/>
        </w:rPr>
        <w:t>arrays</w:t>
      </w:r>
      <w:proofErr w:type="spellEnd"/>
      <w:r>
        <w:rPr>
          <w:rFonts w:ascii="Bell MT" w:hAnsi="Bell MT"/>
        </w:rPr>
        <w:t>:</w:t>
      </w:r>
    </w:p>
    <w:p w14:paraId="20E32508" w14:textId="77777777" w:rsidR="00232DDE" w:rsidRDefault="00232DDE" w:rsidP="00C45ABB">
      <w:pPr>
        <w:rPr>
          <w:rFonts w:ascii="Bell MT" w:hAnsi="Bell MT"/>
        </w:rPr>
      </w:pPr>
    </w:p>
    <w:p w14:paraId="5C23C648" w14:textId="75178908" w:rsidR="00F97889" w:rsidRPr="003A4D02" w:rsidRDefault="003A4D02" w:rsidP="00C45ABB">
      <w:pPr>
        <w:rPr>
          <w:rFonts w:ascii="Bell MT" w:hAnsi="Bell MT"/>
        </w:rPr>
      </w:pPr>
      <w:r w:rsidRPr="00C21235">
        <w:rPr>
          <w:rFonts w:ascii="Bell MT" w:hAnsi="Bell MT"/>
          <w:i/>
          <w:iCs/>
        </w:rPr>
        <w:t>tipo</w:t>
      </w:r>
      <w:r w:rsidR="00F97889" w:rsidRPr="003A4D02">
        <w:rPr>
          <w:rFonts w:ascii="Bell MT" w:hAnsi="Bell MT"/>
        </w:rPr>
        <w:t xml:space="preserve"> [] </w:t>
      </w:r>
      <w:proofErr w:type="spellStart"/>
      <w:r w:rsidR="00F97889" w:rsidRPr="00C21235">
        <w:rPr>
          <w:rFonts w:ascii="Bell MT" w:hAnsi="Bell MT"/>
          <w:i/>
          <w:iCs/>
        </w:rPr>
        <w:t>nombreArray</w:t>
      </w:r>
      <w:proofErr w:type="spellEnd"/>
      <w:r w:rsidR="00F97889" w:rsidRPr="003A4D02">
        <w:rPr>
          <w:rFonts w:ascii="Bell MT" w:hAnsi="Bell MT"/>
        </w:rPr>
        <w:t xml:space="preserve"> = new </w:t>
      </w:r>
      <w:r w:rsidRPr="00C21235">
        <w:rPr>
          <w:rFonts w:ascii="Bell MT" w:hAnsi="Bell MT"/>
          <w:i/>
          <w:iCs/>
        </w:rPr>
        <w:t>tipo</w:t>
      </w:r>
      <w:r w:rsidR="00F97889" w:rsidRPr="003A4D02">
        <w:rPr>
          <w:rFonts w:ascii="Bell MT" w:hAnsi="Bell MT"/>
        </w:rPr>
        <w:t>[</w:t>
      </w:r>
      <w:proofErr w:type="spellStart"/>
      <w:r w:rsidR="00085158" w:rsidRPr="00C21235">
        <w:rPr>
          <w:rFonts w:ascii="Bell MT" w:hAnsi="Bell MT"/>
          <w:i/>
          <w:iCs/>
        </w:rPr>
        <w:t>num</w:t>
      </w:r>
      <w:proofErr w:type="spellEnd"/>
      <w:r w:rsidR="00F97889" w:rsidRPr="003A4D02">
        <w:rPr>
          <w:rFonts w:ascii="Bell MT" w:hAnsi="Bell MT"/>
        </w:rPr>
        <w:t>]</w:t>
      </w:r>
    </w:p>
    <w:p w14:paraId="44F36957" w14:textId="77777777" w:rsidR="001B4BFB" w:rsidRPr="003A4D02" w:rsidRDefault="001B4BFB" w:rsidP="00C45ABB">
      <w:pPr>
        <w:rPr>
          <w:rFonts w:ascii="Bell MT" w:hAnsi="Bell MT"/>
        </w:rPr>
      </w:pPr>
    </w:p>
    <w:p w14:paraId="78D15AFB" w14:textId="3E92C22B" w:rsidR="001B4BFB" w:rsidRDefault="001B4BFB" w:rsidP="00C45ABB">
      <w:pPr>
        <w:rPr>
          <w:rFonts w:ascii="Bell MT" w:hAnsi="Bell MT"/>
        </w:rPr>
      </w:pPr>
      <w:r>
        <w:rPr>
          <w:rFonts w:ascii="Bell MT" w:hAnsi="Bell MT"/>
        </w:rPr>
        <w:t>“</w:t>
      </w:r>
      <w:proofErr w:type="spellStart"/>
      <w:r>
        <w:rPr>
          <w:rFonts w:ascii="Bell MT" w:hAnsi="Bell MT"/>
        </w:rPr>
        <w:t>num</w:t>
      </w:r>
      <w:proofErr w:type="spellEnd"/>
      <w:r>
        <w:rPr>
          <w:rFonts w:ascii="Bell MT" w:hAnsi="Bell MT"/>
        </w:rPr>
        <w:t xml:space="preserve">” </w:t>
      </w:r>
      <w:r w:rsidR="00B63687">
        <w:rPr>
          <w:rFonts w:ascii="Bell MT" w:hAnsi="Bell MT"/>
        </w:rPr>
        <w:t xml:space="preserve">es </w:t>
      </w:r>
      <w:proofErr w:type="spellStart"/>
      <w:r w:rsidR="00B63687">
        <w:rPr>
          <w:rFonts w:ascii="Bell MT" w:hAnsi="Bell MT"/>
        </w:rPr>
        <w:t>opocional</w:t>
      </w:r>
      <w:proofErr w:type="spellEnd"/>
      <w:r w:rsidR="00B63687">
        <w:rPr>
          <w:rFonts w:ascii="Bell MT" w:hAnsi="Bell MT"/>
        </w:rPr>
        <w:t xml:space="preserve"> (puede no haber nada):</w:t>
      </w:r>
    </w:p>
    <w:p w14:paraId="08469F91" w14:textId="77777777" w:rsidR="00B63687" w:rsidRDefault="00B63687" w:rsidP="00C45ABB">
      <w:pPr>
        <w:rPr>
          <w:rFonts w:ascii="Bell MT" w:hAnsi="Bell MT"/>
        </w:rPr>
      </w:pPr>
    </w:p>
    <w:p w14:paraId="5711D317" w14:textId="382521EA" w:rsidR="00B63687" w:rsidRDefault="00B63687" w:rsidP="00C45ABB">
      <w:pPr>
        <w:rPr>
          <w:rFonts w:ascii="Bell MT" w:hAnsi="Bell MT"/>
        </w:rPr>
      </w:pPr>
      <w:proofErr w:type="spellStart"/>
      <w:r>
        <w:rPr>
          <w:rFonts w:ascii="Bell MT" w:hAnsi="Bell MT"/>
        </w:rPr>
        <w:t>si</w:t>
      </w:r>
      <w:proofErr w:type="spellEnd"/>
      <w:r>
        <w:rPr>
          <w:rFonts w:ascii="Bell MT" w:hAnsi="Bell MT"/>
        </w:rPr>
        <w:t xml:space="preserve"> ‘</w:t>
      </w:r>
      <w:proofErr w:type="spellStart"/>
      <w:r>
        <w:rPr>
          <w:rFonts w:ascii="Bell MT" w:hAnsi="Bell MT"/>
        </w:rPr>
        <w:t>num</w:t>
      </w:r>
      <w:proofErr w:type="spellEnd"/>
      <w:r>
        <w:rPr>
          <w:rFonts w:ascii="Bell MT" w:hAnsi="Bell MT"/>
        </w:rPr>
        <w:t>’ es un número, este indica la cantidad de elementos en el interior del array</w:t>
      </w:r>
      <w:r w:rsidR="009A578F">
        <w:rPr>
          <w:rFonts w:ascii="Bell MT" w:hAnsi="Bell MT"/>
        </w:rPr>
        <w:t xml:space="preserve">, y </w:t>
      </w:r>
      <w:r w:rsidR="00AA6DA6">
        <w:rPr>
          <w:rFonts w:ascii="Bell MT" w:hAnsi="Bell MT"/>
        </w:rPr>
        <w:t>así se asigna elementos al array:</w:t>
      </w:r>
    </w:p>
    <w:p w14:paraId="37732EE2" w14:textId="77777777" w:rsidR="00AA6DA6" w:rsidRDefault="00AA6DA6" w:rsidP="00C45ABB">
      <w:pPr>
        <w:rPr>
          <w:rFonts w:ascii="Bell MT" w:hAnsi="Bell MT"/>
        </w:rPr>
      </w:pPr>
    </w:p>
    <w:p w14:paraId="4BF56809" w14:textId="16DDC70B" w:rsidR="00AA6DA6" w:rsidRDefault="00AD58CE" w:rsidP="00C45ABB">
      <w:pPr>
        <w:rPr>
          <w:rFonts w:ascii="Bell MT" w:hAnsi="Bell MT"/>
        </w:rPr>
      </w:pPr>
      <w:proofErr w:type="spellStart"/>
      <w:r w:rsidRPr="00C21235">
        <w:rPr>
          <w:rFonts w:ascii="Bell MT" w:hAnsi="Bell MT"/>
          <w:i/>
          <w:iCs/>
        </w:rPr>
        <w:t>nombreArray</w:t>
      </w:r>
      <w:proofErr w:type="spellEnd"/>
      <w:r>
        <w:rPr>
          <w:rFonts w:ascii="Bell MT" w:hAnsi="Bell MT"/>
        </w:rPr>
        <w:t>[0] = 1;</w:t>
      </w:r>
    </w:p>
    <w:p w14:paraId="3D745B24" w14:textId="4F022F81" w:rsidR="00AD58CE" w:rsidRDefault="00AD58CE" w:rsidP="00C45ABB">
      <w:pPr>
        <w:rPr>
          <w:rFonts w:ascii="Bell MT" w:hAnsi="Bell MT"/>
        </w:rPr>
      </w:pPr>
      <w:proofErr w:type="spellStart"/>
      <w:r w:rsidRPr="00C21235">
        <w:rPr>
          <w:rFonts w:ascii="Bell MT" w:hAnsi="Bell MT"/>
          <w:i/>
          <w:iCs/>
        </w:rPr>
        <w:t>nombreArray</w:t>
      </w:r>
      <w:proofErr w:type="spellEnd"/>
      <w:r>
        <w:rPr>
          <w:rFonts w:ascii="Bell MT" w:hAnsi="Bell MT"/>
        </w:rPr>
        <w:t xml:space="preserve">[1] = </w:t>
      </w:r>
      <w:r w:rsidR="000D10FF">
        <w:rPr>
          <w:rFonts w:ascii="Bell MT" w:hAnsi="Bell MT"/>
        </w:rPr>
        <w:t>3;</w:t>
      </w:r>
    </w:p>
    <w:p w14:paraId="741BFC4A" w14:textId="6AC9CAD9" w:rsidR="000D10FF" w:rsidRDefault="000D10FF" w:rsidP="00C45ABB">
      <w:pPr>
        <w:rPr>
          <w:rFonts w:ascii="Bell MT" w:hAnsi="Bell MT"/>
        </w:rPr>
      </w:pPr>
      <w:r>
        <w:rPr>
          <w:rFonts w:ascii="Bell MT" w:hAnsi="Bell MT"/>
        </w:rPr>
        <w:t>…</w:t>
      </w:r>
    </w:p>
    <w:p w14:paraId="4251F3C3" w14:textId="77777777" w:rsidR="000D10FF" w:rsidRDefault="000D10FF" w:rsidP="00C45ABB">
      <w:pPr>
        <w:rPr>
          <w:rFonts w:ascii="Bell MT" w:hAnsi="Bell MT"/>
        </w:rPr>
      </w:pPr>
    </w:p>
    <w:p w14:paraId="17252208" w14:textId="7C458DDA" w:rsidR="000D10FF" w:rsidRDefault="000D10FF" w:rsidP="00C45ABB">
      <w:pPr>
        <w:rPr>
          <w:rFonts w:ascii="Bell MT" w:hAnsi="Bell MT"/>
        </w:rPr>
      </w:pPr>
      <w:proofErr w:type="spellStart"/>
      <w:r w:rsidRPr="00C21235">
        <w:rPr>
          <w:rFonts w:ascii="Bell MT" w:hAnsi="Bell MT"/>
          <w:i/>
          <w:iCs/>
        </w:rPr>
        <w:t>nombreArray</w:t>
      </w:r>
      <w:proofErr w:type="spellEnd"/>
      <w:r>
        <w:rPr>
          <w:rFonts w:ascii="Bell MT" w:hAnsi="Bell MT"/>
        </w:rPr>
        <w:t>[num-1] = 45;</w:t>
      </w:r>
    </w:p>
    <w:p w14:paraId="5F70FE52" w14:textId="77777777" w:rsidR="000D10FF" w:rsidRDefault="000D10FF" w:rsidP="00C45ABB">
      <w:pPr>
        <w:rPr>
          <w:rFonts w:ascii="Bell MT" w:hAnsi="Bell MT"/>
        </w:rPr>
      </w:pPr>
    </w:p>
    <w:p w14:paraId="0C0F3328" w14:textId="43BDA606" w:rsidR="000D10FF" w:rsidRDefault="000D10FF" w:rsidP="00C45ABB">
      <w:pPr>
        <w:rPr>
          <w:rFonts w:ascii="Bell MT" w:hAnsi="Bell MT"/>
        </w:rPr>
      </w:pPr>
      <w:r>
        <w:rPr>
          <w:rFonts w:ascii="Bell MT" w:hAnsi="Bell MT"/>
        </w:rPr>
        <w:t>si no escribimos la cantidad de ítems, pode</w:t>
      </w:r>
      <w:r w:rsidR="00115442">
        <w:rPr>
          <w:rFonts w:ascii="Bell MT" w:hAnsi="Bell MT"/>
        </w:rPr>
        <w:t>mos escribirlo de la siguiente forma:</w:t>
      </w:r>
    </w:p>
    <w:p w14:paraId="7D26602B" w14:textId="77777777" w:rsidR="00E73F3E" w:rsidRDefault="00E73F3E" w:rsidP="00C45ABB">
      <w:pPr>
        <w:rPr>
          <w:rFonts w:ascii="Bell MT" w:hAnsi="Bell MT"/>
        </w:rPr>
      </w:pPr>
    </w:p>
    <w:p w14:paraId="04C2C15B" w14:textId="69744639" w:rsidR="00115442" w:rsidRDefault="00E73F3E" w:rsidP="00C45ABB">
      <w:pPr>
        <w:rPr>
          <w:rFonts w:ascii="Bell MT" w:hAnsi="Bell MT"/>
        </w:rPr>
      </w:pPr>
      <w:proofErr w:type="spellStart"/>
      <w:r>
        <w:rPr>
          <w:rFonts w:ascii="Bell MT" w:hAnsi="Bell MT"/>
        </w:rPr>
        <w:t>int</w:t>
      </w:r>
      <w:proofErr w:type="spellEnd"/>
      <w:r>
        <w:rPr>
          <w:rFonts w:ascii="Bell MT" w:hAnsi="Bell MT"/>
        </w:rPr>
        <w:t xml:space="preserve"> x = 2</w:t>
      </w:r>
    </w:p>
    <w:p w14:paraId="7E2AE5D8" w14:textId="2B99D4E7" w:rsidR="00E73F3E" w:rsidRDefault="00E73F3E" w:rsidP="00C45ABB">
      <w:pPr>
        <w:rPr>
          <w:rFonts w:ascii="Bell MT" w:hAnsi="Bell MT"/>
        </w:rPr>
      </w:pPr>
      <w:proofErr w:type="spellStart"/>
      <w:r>
        <w:rPr>
          <w:rFonts w:ascii="Bell MT" w:hAnsi="Bell MT"/>
        </w:rPr>
        <w:t>int</w:t>
      </w:r>
      <w:proofErr w:type="spellEnd"/>
      <w:r>
        <w:rPr>
          <w:rFonts w:ascii="Bell MT" w:hAnsi="Bell MT"/>
        </w:rPr>
        <w:t xml:space="preserve"> y = 5</w:t>
      </w:r>
    </w:p>
    <w:p w14:paraId="12393539" w14:textId="4A92B321" w:rsidR="00E73F3E" w:rsidRDefault="00E73F3E" w:rsidP="00C45ABB">
      <w:pPr>
        <w:rPr>
          <w:rFonts w:ascii="Bell MT" w:hAnsi="Bell MT"/>
        </w:rPr>
      </w:pPr>
      <w:r w:rsidRPr="00C21235">
        <w:rPr>
          <w:rFonts w:ascii="Bell MT" w:hAnsi="Bell MT"/>
          <w:i/>
          <w:iCs/>
        </w:rPr>
        <w:t>tipo</w:t>
      </w:r>
      <w:r>
        <w:rPr>
          <w:rFonts w:ascii="Bell MT" w:hAnsi="Bell MT"/>
        </w:rPr>
        <w:t xml:space="preserve"> [] </w:t>
      </w:r>
      <w:proofErr w:type="spellStart"/>
      <w:r w:rsidRPr="00C21235">
        <w:rPr>
          <w:rFonts w:ascii="Bell MT" w:hAnsi="Bell MT"/>
          <w:i/>
          <w:iCs/>
        </w:rPr>
        <w:t>nombreArray</w:t>
      </w:r>
      <w:proofErr w:type="spellEnd"/>
      <w:r>
        <w:rPr>
          <w:rFonts w:ascii="Bell MT" w:hAnsi="Bell MT"/>
        </w:rPr>
        <w:t xml:space="preserve"> = new </w:t>
      </w:r>
      <w:r w:rsidRPr="00C21235">
        <w:rPr>
          <w:rFonts w:ascii="Bell MT" w:hAnsi="Bell MT"/>
          <w:i/>
          <w:iCs/>
        </w:rPr>
        <w:t>tipo</w:t>
      </w:r>
      <w:r>
        <w:rPr>
          <w:rFonts w:ascii="Bell MT" w:hAnsi="Bell MT"/>
        </w:rPr>
        <w:t>[] {</w:t>
      </w:r>
      <w:proofErr w:type="spellStart"/>
      <w:r>
        <w:rPr>
          <w:rFonts w:ascii="Bell MT" w:hAnsi="Bell MT"/>
        </w:rPr>
        <w:t>x,y</w:t>
      </w:r>
      <w:proofErr w:type="spellEnd"/>
      <w:r>
        <w:rPr>
          <w:rFonts w:ascii="Bell MT" w:hAnsi="Bell MT"/>
        </w:rPr>
        <w:t>}</w:t>
      </w:r>
    </w:p>
    <w:p w14:paraId="7CB75D2D" w14:textId="77777777" w:rsidR="00E73F3E" w:rsidRDefault="00E73F3E" w:rsidP="00C45ABB">
      <w:pPr>
        <w:rPr>
          <w:rFonts w:ascii="Bell MT" w:hAnsi="Bell MT"/>
        </w:rPr>
      </w:pPr>
    </w:p>
    <w:p w14:paraId="0D90647E" w14:textId="31487ABD" w:rsidR="00E73F3E" w:rsidRDefault="00E73F3E" w:rsidP="00C45ABB">
      <w:pPr>
        <w:rPr>
          <w:rFonts w:ascii="Bell MT" w:hAnsi="Bell MT"/>
        </w:rPr>
      </w:pPr>
      <w:r>
        <w:rPr>
          <w:rFonts w:ascii="Bell MT" w:hAnsi="Bell MT"/>
        </w:rPr>
        <w:tab/>
        <w:t xml:space="preserve">o simplemente </w:t>
      </w:r>
      <w:r w:rsidR="00C21235">
        <w:rPr>
          <w:rFonts w:ascii="Bell MT" w:hAnsi="Bell MT"/>
        </w:rPr>
        <w:t>asignarle los valores:</w:t>
      </w:r>
    </w:p>
    <w:p w14:paraId="3005901B" w14:textId="77777777" w:rsidR="00C21235" w:rsidRDefault="00C21235" w:rsidP="00C45ABB">
      <w:pPr>
        <w:rPr>
          <w:rFonts w:ascii="Bell MT" w:hAnsi="Bell MT"/>
        </w:rPr>
      </w:pPr>
    </w:p>
    <w:p w14:paraId="52EDADDA" w14:textId="0E1469C4" w:rsidR="00C21235" w:rsidRPr="001B4BFB" w:rsidRDefault="00C21235" w:rsidP="00C45ABB">
      <w:pPr>
        <w:rPr>
          <w:rFonts w:ascii="Bell MT" w:hAnsi="Bell MT"/>
        </w:rPr>
      </w:pPr>
      <w:r w:rsidRPr="00C21235">
        <w:rPr>
          <w:rFonts w:ascii="Bell MT" w:hAnsi="Bell MT"/>
          <w:i/>
          <w:iCs/>
        </w:rPr>
        <w:t>tipo</w:t>
      </w:r>
      <w:r>
        <w:rPr>
          <w:rFonts w:ascii="Bell MT" w:hAnsi="Bell MT"/>
        </w:rPr>
        <w:t xml:space="preserve"> [] </w:t>
      </w:r>
      <w:proofErr w:type="spellStart"/>
      <w:r w:rsidRPr="00C21235">
        <w:rPr>
          <w:rFonts w:ascii="Bell MT" w:hAnsi="Bell MT"/>
          <w:i/>
          <w:iCs/>
        </w:rPr>
        <w:t>nombreArray</w:t>
      </w:r>
      <w:proofErr w:type="spellEnd"/>
      <w:r>
        <w:rPr>
          <w:rFonts w:ascii="Bell MT" w:hAnsi="Bell MT"/>
        </w:rPr>
        <w:t xml:space="preserve"> = new </w:t>
      </w:r>
      <w:r w:rsidRPr="00C21235">
        <w:rPr>
          <w:rFonts w:ascii="Bell MT" w:hAnsi="Bell MT"/>
          <w:i/>
          <w:iCs/>
        </w:rPr>
        <w:t>tipo</w:t>
      </w:r>
      <w:r>
        <w:rPr>
          <w:rFonts w:ascii="Bell MT" w:hAnsi="Bell MT"/>
        </w:rPr>
        <w:t>[] {2,5}</w:t>
      </w:r>
    </w:p>
    <w:p w14:paraId="4A2D48D2" w14:textId="77777777" w:rsidR="00987866" w:rsidRPr="001B4BFB" w:rsidRDefault="00987866" w:rsidP="00C45ABB">
      <w:pPr>
        <w:rPr>
          <w:rFonts w:ascii="Bell MT" w:hAnsi="Bell MT"/>
        </w:rPr>
      </w:pPr>
    </w:p>
    <w:p w14:paraId="73C20200" w14:textId="18D26D56" w:rsidR="00987866" w:rsidRPr="0088201E" w:rsidRDefault="00825B97" w:rsidP="0088201E">
      <w:pPr>
        <w:pStyle w:val="Ttulo2"/>
        <w:rPr>
          <w:rFonts w:ascii="Bell MT" w:hAnsi="Bell MT"/>
        </w:rPr>
      </w:pPr>
      <w:bookmarkStart w:id="49" w:name="_Toc160552207"/>
      <w:proofErr w:type="spellStart"/>
      <w:r w:rsidRPr="0088201E">
        <w:rPr>
          <w:rFonts w:ascii="Bell MT" w:hAnsi="Bell MT"/>
        </w:rPr>
        <w:t>Arrays</w:t>
      </w:r>
      <w:proofErr w:type="spellEnd"/>
      <w:r w:rsidRPr="0088201E">
        <w:rPr>
          <w:rFonts w:ascii="Bell MT" w:hAnsi="Bell MT"/>
        </w:rPr>
        <w:t xml:space="preserve"> de clases:</w:t>
      </w:r>
      <w:bookmarkEnd w:id="49"/>
      <w:r w:rsidR="00932D96">
        <w:rPr>
          <w:rFonts w:ascii="Bell MT" w:hAnsi="Bell MT"/>
        </w:rPr>
        <w:t xml:space="preserve"> </w:t>
      </w:r>
    </w:p>
    <w:p w14:paraId="6AB7FC2A" w14:textId="77777777" w:rsidR="00825B97" w:rsidRDefault="00825B97" w:rsidP="00C45ABB">
      <w:pPr>
        <w:rPr>
          <w:rFonts w:ascii="Bell MT" w:hAnsi="Bell MT"/>
        </w:rPr>
      </w:pPr>
    </w:p>
    <w:p w14:paraId="70E09CC2" w14:textId="3F8C36A9" w:rsidR="00825B97" w:rsidRDefault="00825B97" w:rsidP="00C45ABB">
      <w:pPr>
        <w:rPr>
          <w:rFonts w:ascii="Bell MT" w:hAnsi="Bell MT"/>
        </w:rPr>
      </w:pPr>
      <w:r>
        <w:rPr>
          <w:rFonts w:ascii="Bell MT" w:hAnsi="Bell MT"/>
        </w:rPr>
        <w:t xml:space="preserve">En uno de los ejercicios de la practica 2 </w:t>
      </w:r>
      <w:r w:rsidR="00302657">
        <w:rPr>
          <w:rFonts w:ascii="Bell MT" w:hAnsi="Bell MT"/>
        </w:rPr>
        <w:t>nos pedían crear un programa</w:t>
      </w:r>
      <w:r w:rsidR="00AF4527">
        <w:rPr>
          <w:rFonts w:ascii="Bell MT" w:hAnsi="Bell MT"/>
        </w:rPr>
        <w:t xml:space="preserve"> que instancie un array 10 veces de la clase </w:t>
      </w:r>
      <w:proofErr w:type="spellStart"/>
      <w:r w:rsidR="00AF4527">
        <w:rPr>
          <w:rFonts w:ascii="Bell MT" w:hAnsi="Bell MT"/>
        </w:rPr>
        <w:t>MyPoint</w:t>
      </w:r>
      <w:proofErr w:type="spellEnd"/>
      <w:r w:rsidR="00AF4527">
        <w:rPr>
          <w:rFonts w:ascii="Bell MT" w:hAnsi="Bell MT"/>
        </w:rPr>
        <w:t xml:space="preserve">, cuyos objetos son un punto de </w:t>
      </w:r>
      <w:r w:rsidR="005C2030">
        <w:rPr>
          <w:rFonts w:ascii="Bell MT" w:hAnsi="Bell MT"/>
        </w:rPr>
        <w:t xml:space="preserve">la </w:t>
      </w:r>
      <w:r w:rsidR="00AF4527">
        <w:rPr>
          <w:rFonts w:ascii="Bell MT" w:hAnsi="Bell MT"/>
        </w:rPr>
        <w:t>manera (</w:t>
      </w:r>
      <w:proofErr w:type="spellStart"/>
      <w:r w:rsidR="00AF4527">
        <w:rPr>
          <w:rFonts w:ascii="Bell MT" w:hAnsi="Bell MT"/>
        </w:rPr>
        <w:t>x,y</w:t>
      </w:r>
      <w:proofErr w:type="spellEnd"/>
      <w:r w:rsidR="00AF4527">
        <w:rPr>
          <w:rFonts w:ascii="Bell MT" w:hAnsi="Bell MT"/>
        </w:rPr>
        <w:t xml:space="preserve">). </w:t>
      </w:r>
    </w:p>
    <w:p w14:paraId="6F9942D0" w14:textId="77777777" w:rsidR="00A57AD8" w:rsidRDefault="00A57AD8" w:rsidP="00C45ABB">
      <w:pPr>
        <w:rPr>
          <w:rFonts w:ascii="Bell MT" w:hAnsi="Bell MT"/>
        </w:rPr>
      </w:pPr>
    </w:p>
    <w:p w14:paraId="08A4449D" w14:textId="5F967A92" w:rsidR="00A57AD8" w:rsidRPr="00B44D07" w:rsidRDefault="00A57AD8" w:rsidP="00C45ABB">
      <w:pPr>
        <w:rPr>
          <w:rFonts w:ascii="Bell MT" w:hAnsi="Bell MT"/>
          <w:lang w:val="en-US"/>
        </w:rPr>
      </w:pPr>
      <w:r>
        <w:rPr>
          <w:rFonts w:ascii="Bell MT" w:hAnsi="Bell MT"/>
        </w:rPr>
        <w:t xml:space="preserve">Al principio (sin saber que literalmente había que crear un array de tipo </w:t>
      </w:r>
      <w:proofErr w:type="spellStart"/>
      <w:r>
        <w:rPr>
          <w:rFonts w:ascii="Bell MT" w:hAnsi="Bell MT"/>
        </w:rPr>
        <w:t>MyPoint</w:t>
      </w:r>
      <w:proofErr w:type="spellEnd"/>
      <w:r>
        <w:rPr>
          <w:rFonts w:ascii="Bell MT" w:hAnsi="Bell MT"/>
        </w:rPr>
        <w:t>), intenté</w:t>
      </w:r>
      <w:r w:rsidR="00E57D19">
        <w:rPr>
          <w:rFonts w:ascii="Bell MT" w:hAnsi="Bell MT"/>
        </w:rPr>
        <w:t xml:space="preserve"> generar las 10 instancias de manera automática</w:t>
      </w:r>
      <w:r w:rsidR="00A238F3">
        <w:rPr>
          <w:rFonts w:ascii="Bell MT" w:hAnsi="Bell MT"/>
        </w:rPr>
        <w:t xml:space="preserve">. </w:t>
      </w:r>
      <w:proofErr w:type="spellStart"/>
      <w:r w:rsidR="00A238F3" w:rsidRPr="00B44D07">
        <w:rPr>
          <w:rFonts w:ascii="Bell MT" w:hAnsi="Bell MT"/>
          <w:lang w:val="en-US"/>
        </w:rPr>
        <w:t>Esta</w:t>
      </w:r>
      <w:proofErr w:type="spellEnd"/>
      <w:r w:rsidR="00A238F3" w:rsidRPr="00B44D07">
        <w:rPr>
          <w:rFonts w:ascii="Bell MT" w:hAnsi="Bell MT"/>
          <w:lang w:val="en-US"/>
        </w:rPr>
        <w:t xml:space="preserve"> es la forma </w:t>
      </w:r>
      <w:proofErr w:type="spellStart"/>
      <w:r w:rsidR="00A238F3" w:rsidRPr="00B44D07">
        <w:rPr>
          <w:rFonts w:ascii="Bell MT" w:hAnsi="Bell MT"/>
          <w:highlight w:val="red"/>
          <w:lang w:val="en-US"/>
        </w:rPr>
        <w:t>incorrecta</w:t>
      </w:r>
      <w:proofErr w:type="spellEnd"/>
      <w:r w:rsidR="00A238F3" w:rsidRPr="00B44D07">
        <w:rPr>
          <w:rFonts w:ascii="Bell MT" w:hAnsi="Bell MT"/>
          <w:lang w:val="en-US"/>
        </w:rPr>
        <w:t>:</w:t>
      </w:r>
    </w:p>
    <w:p w14:paraId="6BD56D61" w14:textId="77777777" w:rsidR="00D74CA1" w:rsidRPr="00B44D07" w:rsidRDefault="00D74CA1" w:rsidP="00C45ABB">
      <w:pPr>
        <w:rPr>
          <w:rFonts w:ascii="Bell MT" w:hAnsi="Bell MT"/>
          <w:lang w:val="en-US"/>
        </w:rPr>
      </w:pPr>
    </w:p>
    <w:p w14:paraId="55D97FFA" w14:textId="77777777" w:rsidR="00E12EB1" w:rsidRPr="00AD12C0" w:rsidRDefault="00D74CA1" w:rsidP="00C45ABB">
      <w:pPr>
        <w:rPr>
          <w:rFonts w:ascii="Courier New" w:hAnsi="Courier New" w:cs="Courier New"/>
          <w:lang w:val="en-US"/>
        </w:rPr>
      </w:pPr>
      <w:r w:rsidRPr="00AD12C0">
        <w:rPr>
          <w:rFonts w:ascii="Courier New" w:hAnsi="Courier New" w:cs="Courier New"/>
          <w:lang w:val="en-US"/>
        </w:rPr>
        <w:t>for(</w:t>
      </w:r>
      <w:proofErr w:type="spellStart"/>
      <w:r w:rsidRPr="00AD12C0">
        <w:rPr>
          <w:rFonts w:ascii="Courier New" w:hAnsi="Courier New" w:cs="Courier New"/>
          <w:lang w:val="en-US"/>
        </w:rPr>
        <w:t>i</w:t>
      </w:r>
      <w:proofErr w:type="spellEnd"/>
      <w:r w:rsidRPr="00AD12C0">
        <w:rPr>
          <w:rFonts w:ascii="Courier New" w:hAnsi="Courier New" w:cs="Courier New"/>
          <w:lang w:val="en-US"/>
        </w:rPr>
        <w:t xml:space="preserve"> = 1,  </w:t>
      </w:r>
      <w:proofErr w:type="spellStart"/>
      <w:r w:rsidRPr="00AD12C0">
        <w:rPr>
          <w:rFonts w:ascii="Courier New" w:hAnsi="Courier New" w:cs="Courier New"/>
          <w:lang w:val="en-US"/>
        </w:rPr>
        <w:t>i</w:t>
      </w:r>
      <w:proofErr w:type="spellEnd"/>
      <w:r w:rsidRPr="00AD12C0">
        <w:rPr>
          <w:rFonts w:ascii="Courier New" w:hAnsi="Courier New" w:cs="Courier New"/>
          <w:lang w:val="en-US"/>
        </w:rPr>
        <w:t>&lt;11</w:t>
      </w:r>
      <w:r w:rsidR="002E0222" w:rsidRPr="00AD12C0">
        <w:rPr>
          <w:rFonts w:ascii="Courier New" w:hAnsi="Courier New" w:cs="Courier New"/>
          <w:lang w:val="en-US"/>
        </w:rPr>
        <w:t xml:space="preserve">, </w:t>
      </w:r>
      <w:proofErr w:type="spellStart"/>
      <w:r w:rsidR="002E0222" w:rsidRPr="00AD12C0">
        <w:rPr>
          <w:rFonts w:ascii="Courier New" w:hAnsi="Courier New" w:cs="Courier New"/>
          <w:lang w:val="en-US"/>
        </w:rPr>
        <w:t>i</w:t>
      </w:r>
      <w:proofErr w:type="spellEnd"/>
      <w:r w:rsidR="002E0222" w:rsidRPr="00AD12C0">
        <w:rPr>
          <w:rFonts w:ascii="Courier New" w:hAnsi="Courier New" w:cs="Courier New"/>
          <w:lang w:val="en-US"/>
        </w:rPr>
        <w:t>++)</w:t>
      </w:r>
      <w:r w:rsidR="00E12EB1" w:rsidRPr="00AD12C0">
        <w:rPr>
          <w:rFonts w:ascii="Courier New" w:hAnsi="Courier New" w:cs="Courier New"/>
          <w:lang w:val="en-US"/>
        </w:rPr>
        <w:t xml:space="preserve"> {</w:t>
      </w:r>
    </w:p>
    <w:p w14:paraId="3286CD08" w14:textId="5C7218D6" w:rsidR="00E12EB1" w:rsidRPr="00AD12C0" w:rsidRDefault="00E12EB1" w:rsidP="00C45ABB">
      <w:pPr>
        <w:rPr>
          <w:rFonts w:ascii="Courier New" w:hAnsi="Courier New" w:cs="Courier New"/>
          <w:lang w:val="en-US"/>
        </w:rPr>
      </w:pPr>
      <w:r w:rsidRPr="00AD12C0">
        <w:rPr>
          <w:rFonts w:ascii="Courier New" w:hAnsi="Courier New" w:cs="Courier New"/>
          <w:lang w:val="en-US"/>
        </w:rPr>
        <w:tab/>
      </w:r>
      <w:proofErr w:type="spellStart"/>
      <w:r w:rsidR="00932B33" w:rsidRPr="00AD12C0">
        <w:rPr>
          <w:rFonts w:ascii="Courier New" w:hAnsi="Courier New" w:cs="Courier New"/>
          <w:lang w:val="en-US"/>
        </w:rPr>
        <w:t>MyPoint</w:t>
      </w:r>
      <w:proofErr w:type="spellEnd"/>
      <w:r w:rsidR="00932B33" w:rsidRPr="00AD12C0">
        <w:rPr>
          <w:rFonts w:ascii="Courier New" w:hAnsi="Courier New" w:cs="Courier New"/>
          <w:lang w:val="en-US"/>
        </w:rPr>
        <w:t xml:space="preserve"> </w:t>
      </w:r>
      <w:proofErr w:type="spellStart"/>
      <w:r w:rsidR="00932B33" w:rsidRPr="00AD12C0">
        <w:rPr>
          <w:rFonts w:ascii="Courier New" w:hAnsi="Courier New" w:cs="Courier New"/>
          <w:lang w:val="en-US"/>
        </w:rPr>
        <w:t>ni</w:t>
      </w:r>
      <w:proofErr w:type="spellEnd"/>
      <w:r w:rsidR="00932B33" w:rsidRPr="00AD12C0">
        <w:rPr>
          <w:rFonts w:ascii="Courier New" w:hAnsi="Courier New" w:cs="Courier New"/>
          <w:lang w:val="en-US"/>
        </w:rPr>
        <w:t xml:space="preserve"> = new </w:t>
      </w:r>
      <w:proofErr w:type="spellStart"/>
      <w:r w:rsidR="00932B33" w:rsidRPr="00AD12C0">
        <w:rPr>
          <w:rFonts w:ascii="Courier New" w:hAnsi="Courier New" w:cs="Courier New"/>
          <w:lang w:val="en-US"/>
        </w:rPr>
        <w:t>MyPoint</w:t>
      </w:r>
      <w:proofErr w:type="spellEnd"/>
      <w:r w:rsidR="00932B33" w:rsidRPr="00AD12C0">
        <w:rPr>
          <w:rFonts w:ascii="Courier New" w:hAnsi="Courier New" w:cs="Courier New"/>
          <w:lang w:val="en-US"/>
        </w:rPr>
        <w:t>(</w:t>
      </w:r>
      <w:proofErr w:type="spellStart"/>
      <w:r w:rsidR="00932B33" w:rsidRPr="00AD12C0">
        <w:rPr>
          <w:rFonts w:ascii="Courier New" w:hAnsi="Courier New" w:cs="Courier New"/>
          <w:lang w:val="en-US"/>
        </w:rPr>
        <w:t>i</w:t>
      </w:r>
      <w:proofErr w:type="spellEnd"/>
      <w:r w:rsidR="00932B33" w:rsidRPr="00AD12C0">
        <w:rPr>
          <w:rFonts w:ascii="Courier New" w:hAnsi="Courier New" w:cs="Courier New"/>
          <w:lang w:val="en-US"/>
        </w:rPr>
        <w:t xml:space="preserve">, </w:t>
      </w:r>
      <w:proofErr w:type="spellStart"/>
      <w:r w:rsidR="00932B33" w:rsidRPr="00AD12C0">
        <w:rPr>
          <w:rFonts w:ascii="Courier New" w:hAnsi="Courier New" w:cs="Courier New"/>
          <w:lang w:val="en-US"/>
        </w:rPr>
        <w:t>i</w:t>
      </w:r>
      <w:proofErr w:type="spellEnd"/>
      <w:r w:rsidR="00932B33" w:rsidRPr="00AD12C0">
        <w:rPr>
          <w:rFonts w:ascii="Courier New" w:hAnsi="Courier New" w:cs="Courier New"/>
          <w:lang w:val="en-US"/>
        </w:rPr>
        <w:t>)</w:t>
      </w:r>
      <w:r w:rsidR="00BF177D" w:rsidRPr="00AD12C0">
        <w:rPr>
          <w:rFonts w:ascii="Courier New" w:hAnsi="Courier New" w:cs="Courier New"/>
          <w:lang w:val="en-US"/>
        </w:rPr>
        <w:t>;</w:t>
      </w:r>
    </w:p>
    <w:p w14:paraId="19AB38EF" w14:textId="78746752" w:rsidR="00D74CA1" w:rsidRPr="00AD12C0" w:rsidRDefault="00E12EB1" w:rsidP="00C45ABB">
      <w:pPr>
        <w:rPr>
          <w:rFonts w:ascii="Courier New" w:hAnsi="Courier New" w:cs="Courier New"/>
          <w:lang w:val="en-US"/>
        </w:rPr>
      </w:pPr>
      <w:r w:rsidRPr="00AD12C0">
        <w:rPr>
          <w:rFonts w:ascii="Courier New" w:hAnsi="Courier New" w:cs="Courier New"/>
          <w:lang w:val="en-US"/>
        </w:rPr>
        <w:t>}</w:t>
      </w:r>
    </w:p>
    <w:p w14:paraId="04559DDB" w14:textId="77777777" w:rsidR="0088201E" w:rsidRDefault="0088201E" w:rsidP="00C45ABB">
      <w:pPr>
        <w:rPr>
          <w:rFonts w:ascii="Bell MT" w:hAnsi="Bell MT"/>
          <w:lang w:val="en-US"/>
        </w:rPr>
      </w:pPr>
    </w:p>
    <w:p w14:paraId="339CE80F" w14:textId="77777777" w:rsidR="00411EBD" w:rsidRDefault="00411EBD" w:rsidP="00C45ABB">
      <w:pPr>
        <w:rPr>
          <w:rFonts w:ascii="Bell MT" w:hAnsi="Bell MT"/>
          <w:lang w:val="en-US"/>
        </w:rPr>
      </w:pPr>
    </w:p>
    <w:p w14:paraId="20C47C94" w14:textId="77777777" w:rsidR="00411EBD" w:rsidRDefault="00411EBD" w:rsidP="00C45ABB">
      <w:pPr>
        <w:rPr>
          <w:rFonts w:ascii="Bell MT" w:hAnsi="Bell MT"/>
          <w:lang w:val="en-US"/>
        </w:rPr>
      </w:pPr>
    </w:p>
    <w:p w14:paraId="6DD017C3" w14:textId="1FE1C26F" w:rsidR="00AD12C0" w:rsidRPr="00411EBD" w:rsidRDefault="00BF177D" w:rsidP="00411EBD">
      <w:pPr>
        <w:pStyle w:val="Ttulo3"/>
        <w:rPr>
          <w:rFonts w:ascii="Bell MT" w:hAnsi="Bell MT"/>
          <w:lang w:val="en-US"/>
        </w:rPr>
      </w:pPr>
      <w:bookmarkStart w:id="50" w:name="_Toc160552208"/>
      <w:proofErr w:type="spellStart"/>
      <w:r w:rsidRPr="00F238DD">
        <w:rPr>
          <w:rFonts w:ascii="Bell MT" w:hAnsi="Bell MT"/>
          <w:lang w:val="en-US"/>
        </w:rPr>
        <w:t>Errores</w:t>
      </w:r>
      <w:proofErr w:type="spellEnd"/>
      <w:r w:rsidRPr="00F238DD">
        <w:rPr>
          <w:rFonts w:ascii="Bell MT" w:hAnsi="Bell MT"/>
          <w:lang w:val="en-US"/>
        </w:rPr>
        <w:t>:</w:t>
      </w:r>
      <w:bookmarkEnd w:id="50"/>
    </w:p>
    <w:p w14:paraId="40D654B5" w14:textId="77777777" w:rsidR="00AD12C0" w:rsidRPr="00AD12C0" w:rsidRDefault="00AD12C0" w:rsidP="00AD12C0">
      <w:pPr>
        <w:rPr>
          <w:lang w:val="en-US"/>
        </w:rPr>
      </w:pPr>
    </w:p>
    <w:p w14:paraId="1A35EE6F" w14:textId="5E7372E5" w:rsidR="00BF177D" w:rsidRDefault="0026391B" w:rsidP="00BF177D">
      <w:pPr>
        <w:pStyle w:val="Prrafodelista"/>
        <w:numPr>
          <w:ilvl w:val="0"/>
          <w:numId w:val="10"/>
        </w:numPr>
        <w:rPr>
          <w:rFonts w:ascii="Bell MT" w:hAnsi="Bell MT"/>
        </w:rPr>
      </w:pPr>
      <w:r w:rsidRPr="0026391B">
        <w:rPr>
          <w:rFonts w:ascii="Bell MT" w:hAnsi="Bell MT"/>
        </w:rPr>
        <w:t>Aunque estaba bien intencionado, el I debe de emp</w:t>
      </w:r>
      <w:r>
        <w:rPr>
          <w:rFonts w:ascii="Bell MT" w:hAnsi="Bell MT"/>
        </w:rPr>
        <w:t>ezar en 0 cuando usemos el array</w:t>
      </w:r>
    </w:p>
    <w:p w14:paraId="624F054F" w14:textId="1028D98F" w:rsidR="00692A81" w:rsidRDefault="008F6B88" w:rsidP="00692A81">
      <w:pPr>
        <w:pStyle w:val="Prrafodelista"/>
        <w:numPr>
          <w:ilvl w:val="0"/>
          <w:numId w:val="10"/>
        </w:numPr>
        <w:rPr>
          <w:rFonts w:ascii="Bell MT" w:hAnsi="Bell MT"/>
        </w:rPr>
      </w:pPr>
      <w:r>
        <w:rPr>
          <w:rFonts w:ascii="Bell MT" w:hAnsi="Bell MT"/>
        </w:rPr>
        <w:t>No se pueden crear instancias de manera automática</w:t>
      </w:r>
      <w:r w:rsidR="00A81269">
        <w:rPr>
          <w:rFonts w:ascii="Bell MT" w:hAnsi="Bell MT"/>
        </w:rPr>
        <w:t xml:space="preserve">, por lo que cuando intenté crear varios nombres ‘ni’ y que la i se sustituyera </w:t>
      </w:r>
      <w:r w:rsidR="00692A81">
        <w:rPr>
          <w:rFonts w:ascii="Bell MT" w:hAnsi="Bell MT"/>
        </w:rPr>
        <w:t>por sí sola no funcionaba.</w:t>
      </w:r>
    </w:p>
    <w:p w14:paraId="619219B2" w14:textId="77777777" w:rsidR="00473117" w:rsidRDefault="00473117" w:rsidP="008B23B4">
      <w:pPr>
        <w:pStyle w:val="Prrafodelista"/>
        <w:rPr>
          <w:rFonts w:ascii="Bell MT" w:hAnsi="Bell MT"/>
        </w:rPr>
      </w:pPr>
    </w:p>
    <w:p w14:paraId="48A1CEE5" w14:textId="346557B1" w:rsidR="00692A81" w:rsidRPr="00692A81" w:rsidRDefault="00692A81" w:rsidP="00692A81">
      <w:pPr>
        <w:rPr>
          <w:rFonts w:ascii="Bell MT" w:hAnsi="Bell MT"/>
        </w:rPr>
      </w:pPr>
      <w:r>
        <w:rPr>
          <w:rFonts w:ascii="Bell MT" w:hAnsi="Bell MT"/>
        </w:rPr>
        <w:t xml:space="preserve">El resto de </w:t>
      </w:r>
      <w:r w:rsidR="00473117">
        <w:rPr>
          <w:rFonts w:ascii="Bell MT" w:hAnsi="Bell MT"/>
        </w:rPr>
        <w:t>las intenciones estaban bien programadas</w:t>
      </w:r>
      <w:r w:rsidR="007A171B">
        <w:rPr>
          <w:rFonts w:ascii="Bell MT" w:hAnsi="Bell MT"/>
        </w:rPr>
        <w:t xml:space="preserve"> (aunque no funcionen).</w:t>
      </w:r>
    </w:p>
    <w:p w14:paraId="7ADE67CB" w14:textId="77777777" w:rsidR="0088201E" w:rsidRDefault="0088201E" w:rsidP="00C45ABB">
      <w:pPr>
        <w:rPr>
          <w:rFonts w:ascii="Bell MT" w:hAnsi="Bell MT"/>
        </w:rPr>
      </w:pPr>
    </w:p>
    <w:p w14:paraId="55B62D0C" w14:textId="2EA017F8" w:rsidR="005C2030" w:rsidRDefault="005C2030" w:rsidP="00C45ABB">
      <w:pPr>
        <w:rPr>
          <w:rFonts w:ascii="Bell MT" w:hAnsi="Bell MT"/>
        </w:rPr>
      </w:pPr>
      <w:r>
        <w:rPr>
          <w:rFonts w:ascii="Bell MT" w:hAnsi="Bell MT"/>
        </w:rPr>
        <w:t xml:space="preserve">Por otra parte, esta sería la forma </w:t>
      </w:r>
      <w:r w:rsidRPr="00A238F3">
        <w:rPr>
          <w:rFonts w:ascii="Bell MT" w:hAnsi="Bell MT"/>
          <w:highlight w:val="green"/>
        </w:rPr>
        <w:t>correcta</w:t>
      </w:r>
      <w:r>
        <w:rPr>
          <w:rFonts w:ascii="Bell MT" w:hAnsi="Bell MT"/>
        </w:rPr>
        <w:t xml:space="preserve"> de crear el array:</w:t>
      </w:r>
    </w:p>
    <w:p w14:paraId="59A6C01B" w14:textId="77777777" w:rsidR="005C2030" w:rsidRDefault="005C2030" w:rsidP="00C45ABB">
      <w:pPr>
        <w:rPr>
          <w:rFonts w:ascii="Bell MT" w:hAnsi="Bell MT"/>
        </w:rPr>
      </w:pPr>
    </w:p>
    <w:p w14:paraId="0F2724D7" w14:textId="1897AE56" w:rsidR="002B365A" w:rsidRPr="00932D96" w:rsidRDefault="00317541" w:rsidP="00C45ABB">
      <w:pPr>
        <w:rPr>
          <w:rFonts w:ascii="Courier New" w:hAnsi="Courier New" w:cs="Courier New"/>
          <w:lang w:val="en-US"/>
        </w:rPr>
      </w:pPr>
      <w:proofErr w:type="spellStart"/>
      <w:r w:rsidRPr="00932D96">
        <w:rPr>
          <w:rFonts w:ascii="Courier New" w:hAnsi="Courier New" w:cs="Courier New"/>
          <w:lang w:val="en-US"/>
        </w:rPr>
        <w:t>MyPoint</w:t>
      </w:r>
      <w:proofErr w:type="spellEnd"/>
      <w:r w:rsidRPr="00932D96">
        <w:rPr>
          <w:rFonts w:ascii="Courier New" w:hAnsi="Courier New" w:cs="Courier New"/>
          <w:lang w:val="en-US"/>
        </w:rPr>
        <w:t xml:space="preserve">[] puntos = new </w:t>
      </w:r>
      <w:proofErr w:type="spellStart"/>
      <w:r w:rsidRPr="00932D96">
        <w:rPr>
          <w:rFonts w:ascii="Courier New" w:hAnsi="Courier New" w:cs="Courier New"/>
          <w:lang w:val="en-US"/>
        </w:rPr>
        <w:t>MyPoint</w:t>
      </w:r>
      <w:proofErr w:type="spellEnd"/>
      <w:r w:rsidRPr="00932D96">
        <w:rPr>
          <w:rFonts w:ascii="Courier New" w:hAnsi="Courier New" w:cs="Courier New"/>
          <w:lang w:val="en-US"/>
        </w:rPr>
        <w:t>[</w:t>
      </w:r>
      <w:r w:rsidR="002B365A" w:rsidRPr="00932D96">
        <w:rPr>
          <w:rFonts w:ascii="Courier New" w:hAnsi="Courier New" w:cs="Courier New"/>
          <w:lang w:val="en-US"/>
        </w:rPr>
        <w:t>10</w:t>
      </w:r>
      <w:r w:rsidRPr="00932D96">
        <w:rPr>
          <w:rFonts w:ascii="Courier New" w:hAnsi="Courier New" w:cs="Courier New"/>
          <w:lang w:val="en-US"/>
        </w:rPr>
        <w:t>];</w:t>
      </w:r>
    </w:p>
    <w:p w14:paraId="2FAC5EC6" w14:textId="77777777" w:rsidR="002B365A" w:rsidRPr="00932D96" w:rsidRDefault="004678EA" w:rsidP="00C45ABB">
      <w:pPr>
        <w:rPr>
          <w:rFonts w:ascii="Courier New" w:hAnsi="Courier New" w:cs="Courier New"/>
          <w:lang w:val="en-US"/>
        </w:rPr>
      </w:pPr>
      <w:r w:rsidRPr="00932D96">
        <w:rPr>
          <w:rFonts w:ascii="Courier New" w:hAnsi="Courier New" w:cs="Courier New"/>
          <w:lang w:val="en-US"/>
        </w:rPr>
        <w:t>for(</w:t>
      </w:r>
      <w:proofErr w:type="spellStart"/>
      <w:r w:rsidRPr="00932D96">
        <w:rPr>
          <w:rFonts w:ascii="Courier New" w:hAnsi="Courier New" w:cs="Courier New"/>
          <w:lang w:val="en-US"/>
        </w:rPr>
        <w:t>i</w:t>
      </w:r>
      <w:proofErr w:type="spellEnd"/>
      <w:r w:rsidRPr="00932D96">
        <w:rPr>
          <w:rFonts w:ascii="Courier New" w:hAnsi="Courier New" w:cs="Courier New"/>
          <w:lang w:val="en-US"/>
        </w:rPr>
        <w:t>=0</w:t>
      </w:r>
      <w:r w:rsidR="002B365A" w:rsidRPr="00932D96">
        <w:rPr>
          <w:rFonts w:ascii="Courier New" w:hAnsi="Courier New" w:cs="Courier New"/>
          <w:lang w:val="en-US"/>
        </w:rPr>
        <w:t xml:space="preserve">; </w:t>
      </w:r>
      <w:proofErr w:type="spellStart"/>
      <w:r w:rsidR="002B365A" w:rsidRPr="00932D96">
        <w:rPr>
          <w:rFonts w:ascii="Courier New" w:hAnsi="Courier New" w:cs="Courier New"/>
          <w:lang w:val="en-US"/>
        </w:rPr>
        <w:t>i</w:t>
      </w:r>
      <w:proofErr w:type="spellEnd"/>
      <w:r w:rsidR="002B365A" w:rsidRPr="00932D96">
        <w:rPr>
          <w:rFonts w:ascii="Courier New" w:hAnsi="Courier New" w:cs="Courier New"/>
          <w:lang w:val="en-US"/>
        </w:rPr>
        <w:t xml:space="preserve">&lt;10; </w:t>
      </w:r>
      <w:proofErr w:type="spellStart"/>
      <w:r w:rsidR="002B365A" w:rsidRPr="00932D96">
        <w:rPr>
          <w:rFonts w:ascii="Courier New" w:hAnsi="Courier New" w:cs="Courier New"/>
          <w:lang w:val="en-US"/>
        </w:rPr>
        <w:t>i</w:t>
      </w:r>
      <w:proofErr w:type="spellEnd"/>
      <w:r w:rsidR="002B365A" w:rsidRPr="00932D96">
        <w:rPr>
          <w:rFonts w:ascii="Courier New" w:hAnsi="Courier New" w:cs="Courier New"/>
          <w:lang w:val="en-US"/>
        </w:rPr>
        <w:t>++) {</w:t>
      </w:r>
    </w:p>
    <w:p w14:paraId="17CF1C01" w14:textId="0962B3AA" w:rsidR="002B365A" w:rsidRPr="00932D96" w:rsidRDefault="002B365A" w:rsidP="00C45ABB">
      <w:pPr>
        <w:rPr>
          <w:rFonts w:ascii="Courier New" w:hAnsi="Courier New" w:cs="Courier New"/>
          <w:lang w:val="en-US"/>
        </w:rPr>
      </w:pPr>
      <w:r w:rsidRPr="00932D96">
        <w:rPr>
          <w:rFonts w:ascii="Courier New" w:hAnsi="Courier New" w:cs="Courier New"/>
          <w:lang w:val="en-US"/>
        </w:rPr>
        <w:tab/>
      </w:r>
      <w:r w:rsidR="003F2388" w:rsidRPr="00932D96">
        <w:rPr>
          <w:rFonts w:ascii="Courier New" w:hAnsi="Courier New" w:cs="Courier New"/>
          <w:lang w:val="en-US"/>
        </w:rPr>
        <w:t>puntos[</w:t>
      </w:r>
      <w:proofErr w:type="spellStart"/>
      <w:r w:rsidR="003F2388" w:rsidRPr="00932D96">
        <w:rPr>
          <w:rFonts w:ascii="Courier New" w:hAnsi="Courier New" w:cs="Courier New"/>
          <w:lang w:val="en-US"/>
        </w:rPr>
        <w:t>i</w:t>
      </w:r>
      <w:proofErr w:type="spellEnd"/>
      <w:r w:rsidR="003F2388" w:rsidRPr="00932D96">
        <w:rPr>
          <w:rFonts w:ascii="Courier New" w:hAnsi="Courier New" w:cs="Courier New"/>
          <w:lang w:val="en-US"/>
        </w:rPr>
        <w:t xml:space="preserve">] = new </w:t>
      </w:r>
      <w:proofErr w:type="spellStart"/>
      <w:r w:rsidR="003F2388" w:rsidRPr="00932D96">
        <w:rPr>
          <w:rFonts w:ascii="Courier New" w:hAnsi="Courier New" w:cs="Courier New"/>
          <w:lang w:val="en-US"/>
        </w:rPr>
        <w:t>MyPoint</w:t>
      </w:r>
      <w:proofErr w:type="spellEnd"/>
      <w:r w:rsidR="00032E93" w:rsidRPr="00932D96">
        <w:rPr>
          <w:rFonts w:ascii="Courier New" w:hAnsi="Courier New" w:cs="Courier New"/>
          <w:lang w:val="en-US"/>
        </w:rPr>
        <w:t>(i+1, i+1)</w:t>
      </w:r>
    </w:p>
    <w:p w14:paraId="772F8FA8" w14:textId="02BC95E5" w:rsidR="004678EA" w:rsidRPr="00932D96" w:rsidRDefault="002B365A" w:rsidP="00C45ABB">
      <w:pPr>
        <w:rPr>
          <w:rFonts w:ascii="Courier New" w:hAnsi="Courier New" w:cs="Courier New"/>
          <w:lang w:val="en-US"/>
        </w:rPr>
      </w:pPr>
      <w:r w:rsidRPr="00932D96">
        <w:rPr>
          <w:rFonts w:ascii="Courier New" w:hAnsi="Courier New" w:cs="Courier New"/>
          <w:lang w:val="en-US"/>
        </w:rPr>
        <w:t>}</w:t>
      </w:r>
    </w:p>
    <w:p w14:paraId="6AC0C50E" w14:textId="77777777" w:rsidR="00032E93" w:rsidRDefault="00032E93" w:rsidP="00C45ABB">
      <w:pPr>
        <w:rPr>
          <w:rFonts w:ascii="Bell MT" w:hAnsi="Bell MT"/>
          <w:lang w:val="en-US"/>
        </w:rPr>
      </w:pPr>
    </w:p>
    <w:p w14:paraId="48C58532" w14:textId="309F74C2" w:rsidR="00032E93" w:rsidRPr="007A171B" w:rsidRDefault="00411EBD" w:rsidP="007A171B">
      <w:pPr>
        <w:pStyle w:val="Ttulo3"/>
        <w:rPr>
          <w:rFonts w:ascii="Bell MT" w:hAnsi="Bell MT"/>
          <w:lang w:val="en-US"/>
        </w:rPr>
      </w:pPr>
      <w:bookmarkStart w:id="51" w:name="_Toc160552209"/>
      <w:proofErr w:type="spellStart"/>
      <w:r w:rsidRPr="007A171B">
        <w:rPr>
          <w:rFonts w:ascii="Bell MT" w:hAnsi="Bell MT"/>
          <w:lang w:val="en-US"/>
        </w:rPr>
        <w:t>Importante</w:t>
      </w:r>
      <w:proofErr w:type="spellEnd"/>
      <w:r w:rsidRPr="007A171B">
        <w:rPr>
          <w:rFonts w:ascii="Bell MT" w:hAnsi="Bell MT"/>
          <w:lang w:val="en-US"/>
        </w:rPr>
        <w:t>:</w:t>
      </w:r>
      <w:bookmarkEnd w:id="51"/>
    </w:p>
    <w:p w14:paraId="4356ECD9" w14:textId="77777777" w:rsidR="00411EBD" w:rsidRDefault="00411EBD" w:rsidP="00C45ABB">
      <w:pPr>
        <w:rPr>
          <w:rFonts w:ascii="Bell MT" w:hAnsi="Bell MT"/>
          <w:lang w:val="en-US"/>
        </w:rPr>
      </w:pPr>
    </w:p>
    <w:p w14:paraId="58ABEC27" w14:textId="360510DA" w:rsidR="00411EBD" w:rsidRDefault="00EA602A" w:rsidP="00411EBD">
      <w:pPr>
        <w:pStyle w:val="Prrafodelista"/>
        <w:numPr>
          <w:ilvl w:val="0"/>
          <w:numId w:val="11"/>
        </w:numPr>
        <w:rPr>
          <w:rFonts w:ascii="Bell MT" w:hAnsi="Bell MT"/>
        </w:rPr>
      </w:pPr>
      <w:r w:rsidRPr="00EA602A">
        <w:rPr>
          <w:rFonts w:ascii="Bell MT" w:hAnsi="Bell MT"/>
        </w:rPr>
        <w:t>Se puede crear un array de cualquier</w:t>
      </w:r>
      <w:r>
        <w:rPr>
          <w:rFonts w:ascii="Bell MT" w:hAnsi="Bell MT"/>
        </w:rPr>
        <w:t xml:space="preserve"> tipo, incluidas clases</w:t>
      </w:r>
    </w:p>
    <w:p w14:paraId="622D8390" w14:textId="75AE9F6A" w:rsidR="00EA602A" w:rsidRDefault="007A171B" w:rsidP="00411EBD">
      <w:pPr>
        <w:pStyle w:val="Prrafodelista"/>
        <w:numPr>
          <w:ilvl w:val="0"/>
          <w:numId w:val="11"/>
        </w:numPr>
        <w:rPr>
          <w:rFonts w:ascii="Bell MT" w:hAnsi="Bell MT"/>
        </w:rPr>
      </w:pPr>
      <w:r>
        <w:rPr>
          <w:rFonts w:ascii="Bell MT" w:hAnsi="Bell MT"/>
        </w:rPr>
        <w:t>[10] Es 10 porque se tratan de 10 puntos los que creamos</w:t>
      </w:r>
    </w:p>
    <w:p w14:paraId="5119A338" w14:textId="00314EEB" w:rsidR="00EA602A" w:rsidRDefault="00EA602A" w:rsidP="00411EBD">
      <w:pPr>
        <w:pStyle w:val="Prrafodelista"/>
        <w:numPr>
          <w:ilvl w:val="0"/>
          <w:numId w:val="11"/>
        </w:numPr>
        <w:rPr>
          <w:rFonts w:ascii="Bell MT" w:hAnsi="Bell MT"/>
        </w:rPr>
      </w:pPr>
      <w:r>
        <w:rPr>
          <w:rFonts w:ascii="Bell MT" w:hAnsi="Bell MT"/>
        </w:rPr>
        <w:t>El ‘</w:t>
      </w:r>
      <w:proofErr w:type="spellStart"/>
      <w:r w:rsidRPr="007A171B">
        <w:rPr>
          <w:rFonts w:ascii="Bell MT" w:hAnsi="Bell MT"/>
          <w:i/>
          <w:iCs/>
        </w:rPr>
        <w:t>for</w:t>
      </w:r>
      <w:proofErr w:type="spellEnd"/>
      <w:r>
        <w:rPr>
          <w:rFonts w:ascii="Bell MT" w:hAnsi="Bell MT"/>
        </w:rPr>
        <w:t>’ comienza en 0 porque esta vez hablamos de posiciones</w:t>
      </w:r>
    </w:p>
    <w:p w14:paraId="2E20A65A" w14:textId="524D7293" w:rsidR="007A171B" w:rsidRPr="00EA602A" w:rsidRDefault="007A171B" w:rsidP="00411EBD">
      <w:pPr>
        <w:pStyle w:val="Prrafodelista"/>
        <w:numPr>
          <w:ilvl w:val="0"/>
          <w:numId w:val="11"/>
        </w:numPr>
        <w:rPr>
          <w:rFonts w:ascii="Bell MT" w:hAnsi="Bell MT"/>
        </w:rPr>
      </w:pPr>
      <w:r>
        <w:rPr>
          <w:rFonts w:ascii="Bell MT" w:hAnsi="Bell MT"/>
        </w:rPr>
        <w:t>El i no funciona como nombre, pero sí como posiciones</w:t>
      </w:r>
    </w:p>
    <w:p w14:paraId="2296B798" w14:textId="6A1ADB01" w:rsidR="00411EBD" w:rsidRDefault="00411EBD" w:rsidP="00C45ABB">
      <w:pPr>
        <w:rPr>
          <w:rFonts w:ascii="Bell MT" w:hAnsi="Bell MT"/>
        </w:rPr>
      </w:pPr>
    </w:p>
    <w:p w14:paraId="69AE74B8" w14:textId="4ED01359" w:rsidR="00932D96" w:rsidRPr="00F21F5A" w:rsidRDefault="00932D96" w:rsidP="00F21F5A">
      <w:pPr>
        <w:pStyle w:val="Ttulo2"/>
        <w:rPr>
          <w:rFonts w:ascii="Bell MT" w:hAnsi="Bell MT"/>
        </w:rPr>
      </w:pPr>
      <w:bookmarkStart w:id="52" w:name="_Toc160552210"/>
      <w:r w:rsidRPr="00F21F5A">
        <w:rPr>
          <w:rFonts w:ascii="Bell MT" w:hAnsi="Bell MT"/>
        </w:rPr>
        <w:t>Matriz</w:t>
      </w:r>
      <w:r w:rsidR="00FE11FD" w:rsidRPr="00F21F5A">
        <w:rPr>
          <w:rFonts w:ascii="Bell MT" w:hAnsi="Bell MT"/>
        </w:rPr>
        <w:t>(</w:t>
      </w:r>
      <w:proofErr w:type="spellStart"/>
      <w:r w:rsidR="00FE11FD" w:rsidRPr="00F21F5A">
        <w:rPr>
          <w:rFonts w:ascii="Bell MT" w:hAnsi="Bell MT"/>
        </w:rPr>
        <w:t>MxN</w:t>
      </w:r>
      <w:proofErr w:type="spellEnd"/>
      <w:r w:rsidR="00FE11FD" w:rsidRPr="00F21F5A">
        <w:rPr>
          <w:rFonts w:ascii="Bell MT" w:hAnsi="Bell MT"/>
        </w:rPr>
        <w:t>) que recoge las operaciones</w:t>
      </w:r>
      <w:r w:rsidR="006B382F" w:rsidRPr="00F21F5A">
        <w:rPr>
          <w:rFonts w:ascii="Bell MT" w:hAnsi="Bell MT"/>
        </w:rPr>
        <w:t xml:space="preserve"> de los correspondientes M,</w:t>
      </w:r>
      <w:r w:rsidR="00F21F5A">
        <w:rPr>
          <w:rFonts w:ascii="Bell MT" w:hAnsi="Bell MT"/>
        </w:rPr>
        <w:t xml:space="preserve"> </w:t>
      </w:r>
      <w:r w:rsidR="006B382F" w:rsidRPr="00F21F5A">
        <w:rPr>
          <w:rFonts w:ascii="Bell MT" w:hAnsi="Bell MT"/>
        </w:rPr>
        <w:t>N</w:t>
      </w:r>
      <w:r w:rsidR="00F21F5A">
        <w:rPr>
          <w:rFonts w:ascii="Bell MT" w:hAnsi="Bell MT"/>
        </w:rPr>
        <w:t>:</w:t>
      </w:r>
      <w:bookmarkEnd w:id="52"/>
    </w:p>
    <w:p w14:paraId="44BBC50D" w14:textId="77777777" w:rsidR="006B382F" w:rsidRDefault="006B382F" w:rsidP="00C45ABB">
      <w:pPr>
        <w:rPr>
          <w:rFonts w:ascii="Bell MT" w:hAnsi="Bell MT"/>
        </w:rPr>
      </w:pPr>
    </w:p>
    <w:p w14:paraId="33A95A7F" w14:textId="66DFED73" w:rsidR="006B382F" w:rsidRPr="00103297" w:rsidRDefault="006B382F" w:rsidP="00C45ABB">
      <w:pPr>
        <w:rPr>
          <w:rFonts w:ascii="Bell MT" w:hAnsi="Bell MT"/>
          <w:lang w:val="en-US"/>
        </w:rPr>
      </w:pPr>
      <w:r>
        <w:rPr>
          <w:rFonts w:ascii="Bell MT" w:hAnsi="Bell MT"/>
        </w:rPr>
        <w:t xml:space="preserve">En el caso del ejercicio la segunda parte </w:t>
      </w:r>
      <w:r w:rsidR="00A47887">
        <w:rPr>
          <w:rFonts w:ascii="Bell MT" w:hAnsi="Bell MT"/>
        </w:rPr>
        <w:t xml:space="preserve">te pedía crear una matriz con todas las distancias entre puntos. </w:t>
      </w:r>
      <w:proofErr w:type="spellStart"/>
      <w:r w:rsidR="00A47887" w:rsidRPr="00103297">
        <w:rPr>
          <w:rFonts w:ascii="Bell MT" w:hAnsi="Bell MT"/>
          <w:lang w:val="en-US"/>
        </w:rPr>
        <w:t>Usando</w:t>
      </w:r>
      <w:proofErr w:type="spellEnd"/>
      <w:r w:rsidR="00103297" w:rsidRPr="00103297">
        <w:rPr>
          <w:rFonts w:ascii="Bell MT" w:hAnsi="Bell MT"/>
          <w:lang w:val="en-US"/>
        </w:rPr>
        <w:t xml:space="preserve"> </w:t>
      </w:r>
      <w:proofErr w:type="spellStart"/>
      <w:r w:rsidR="00103297" w:rsidRPr="00103297">
        <w:rPr>
          <w:rFonts w:ascii="Bell MT" w:hAnsi="Bell MT"/>
          <w:lang w:val="en-US"/>
        </w:rPr>
        <w:t>el</w:t>
      </w:r>
      <w:proofErr w:type="spellEnd"/>
      <w:r w:rsidR="00103297" w:rsidRPr="00103297">
        <w:rPr>
          <w:rFonts w:ascii="Bell MT" w:hAnsi="Bell MT"/>
          <w:lang w:val="en-US"/>
        </w:rPr>
        <w:t xml:space="preserve"> </w:t>
      </w:r>
      <w:proofErr w:type="spellStart"/>
      <w:r w:rsidR="00103297" w:rsidRPr="00103297">
        <w:rPr>
          <w:rFonts w:ascii="Bell MT" w:hAnsi="Bell MT"/>
          <w:lang w:val="en-US"/>
        </w:rPr>
        <w:t>bucle</w:t>
      </w:r>
      <w:proofErr w:type="spellEnd"/>
      <w:r w:rsidR="00103297" w:rsidRPr="00103297">
        <w:rPr>
          <w:rFonts w:ascii="Bell MT" w:hAnsi="Bell MT"/>
          <w:lang w:val="en-US"/>
        </w:rPr>
        <w:t xml:space="preserve"> ‘for’, </w:t>
      </w:r>
      <w:proofErr w:type="spellStart"/>
      <w:r w:rsidR="00103297" w:rsidRPr="00103297">
        <w:rPr>
          <w:rFonts w:ascii="Bell MT" w:hAnsi="Bell MT"/>
          <w:lang w:val="en-US"/>
        </w:rPr>
        <w:t>este</w:t>
      </w:r>
      <w:proofErr w:type="spellEnd"/>
      <w:r w:rsidR="00103297" w:rsidRPr="00103297">
        <w:rPr>
          <w:rFonts w:ascii="Bell MT" w:hAnsi="Bell MT"/>
          <w:lang w:val="en-US"/>
        </w:rPr>
        <w:t xml:space="preserve"> </w:t>
      </w:r>
      <w:proofErr w:type="spellStart"/>
      <w:r w:rsidR="00103297" w:rsidRPr="00103297">
        <w:rPr>
          <w:rFonts w:ascii="Bell MT" w:hAnsi="Bell MT"/>
          <w:lang w:val="en-US"/>
        </w:rPr>
        <w:t>fue</w:t>
      </w:r>
      <w:proofErr w:type="spellEnd"/>
      <w:r w:rsidR="00103297" w:rsidRPr="00103297">
        <w:rPr>
          <w:rFonts w:ascii="Bell MT" w:hAnsi="Bell MT"/>
          <w:lang w:val="en-US"/>
        </w:rPr>
        <w:t xml:space="preserve"> </w:t>
      </w:r>
      <w:proofErr w:type="spellStart"/>
      <w:r w:rsidR="00103297" w:rsidRPr="00103297">
        <w:rPr>
          <w:rFonts w:ascii="Bell MT" w:hAnsi="Bell MT"/>
          <w:lang w:val="en-US"/>
        </w:rPr>
        <w:t>el</w:t>
      </w:r>
      <w:proofErr w:type="spellEnd"/>
      <w:r w:rsidR="00103297" w:rsidRPr="00103297">
        <w:rPr>
          <w:rFonts w:ascii="Bell MT" w:hAnsi="Bell MT"/>
          <w:lang w:val="en-US"/>
        </w:rPr>
        <w:t xml:space="preserve"> </w:t>
      </w:r>
      <w:proofErr w:type="spellStart"/>
      <w:r w:rsidR="00103297" w:rsidRPr="00103297">
        <w:rPr>
          <w:rFonts w:ascii="Bell MT" w:hAnsi="Bell MT"/>
          <w:lang w:val="en-US"/>
        </w:rPr>
        <w:t>resultado</w:t>
      </w:r>
      <w:proofErr w:type="spellEnd"/>
      <w:r w:rsidR="00103297" w:rsidRPr="00103297">
        <w:rPr>
          <w:rFonts w:ascii="Bell MT" w:hAnsi="Bell MT"/>
          <w:lang w:val="en-US"/>
        </w:rPr>
        <w:t>:</w:t>
      </w:r>
    </w:p>
    <w:p w14:paraId="59B79583" w14:textId="77777777" w:rsidR="00103297" w:rsidRPr="00103297" w:rsidRDefault="00103297" w:rsidP="00C45ABB">
      <w:pPr>
        <w:rPr>
          <w:rFonts w:ascii="Bell MT" w:hAnsi="Bell MT"/>
          <w:lang w:val="en-US"/>
        </w:rPr>
      </w:pPr>
    </w:p>
    <w:p w14:paraId="5A8E2DFB" w14:textId="77777777" w:rsidR="00103297" w:rsidRPr="00103297" w:rsidRDefault="00103297" w:rsidP="00103297">
      <w:pPr>
        <w:rPr>
          <w:rFonts w:ascii="Courier New" w:hAnsi="Courier New" w:cs="Courier New"/>
          <w:lang w:val="en-US"/>
        </w:rPr>
      </w:pPr>
      <w:r w:rsidRPr="00103297">
        <w:rPr>
          <w:rFonts w:ascii="Courier New" w:hAnsi="Courier New" w:cs="Courier New"/>
          <w:lang w:val="en-US"/>
        </w:rPr>
        <w:t xml:space="preserve">for (int </w:t>
      </w:r>
      <w:proofErr w:type="spellStart"/>
      <w:r w:rsidRPr="00103297">
        <w:rPr>
          <w:rFonts w:ascii="Courier New" w:hAnsi="Courier New" w:cs="Courier New"/>
          <w:lang w:val="en-US"/>
        </w:rPr>
        <w:t>i</w:t>
      </w:r>
      <w:proofErr w:type="spellEnd"/>
      <w:r w:rsidRPr="0010329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103297">
        <w:rPr>
          <w:rFonts w:ascii="Courier New" w:hAnsi="Courier New" w:cs="Courier New"/>
          <w:lang w:val="en-US"/>
        </w:rPr>
        <w:t>i</w:t>
      </w:r>
      <w:proofErr w:type="spellEnd"/>
      <w:r w:rsidRPr="00103297">
        <w:rPr>
          <w:rFonts w:ascii="Courier New" w:hAnsi="Courier New" w:cs="Courier New"/>
          <w:lang w:val="en-US"/>
        </w:rPr>
        <w:t xml:space="preserve"> &lt; 10; </w:t>
      </w:r>
      <w:proofErr w:type="spellStart"/>
      <w:r w:rsidRPr="00103297">
        <w:rPr>
          <w:rFonts w:ascii="Courier New" w:hAnsi="Courier New" w:cs="Courier New"/>
          <w:lang w:val="en-US"/>
        </w:rPr>
        <w:t>i</w:t>
      </w:r>
      <w:proofErr w:type="spellEnd"/>
      <w:r w:rsidRPr="00103297">
        <w:rPr>
          <w:rFonts w:ascii="Courier New" w:hAnsi="Courier New" w:cs="Courier New"/>
          <w:lang w:val="en-US"/>
        </w:rPr>
        <w:t>++) {</w:t>
      </w:r>
      <w:r w:rsidRPr="00103297">
        <w:rPr>
          <w:rFonts w:ascii="Courier New" w:hAnsi="Courier New" w:cs="Courier New"/>
          <w:lang w:val="en-US"/>
        </w:rPr>
        <w:br/>
        <w:t xml:space="preserve">    for (int j = 0; j &lt; 10; </w:t>
      </w:r>
      <w:proofErr w:type="spellStart"/>
      <w:r w:rsidRPr="00103297">
        <w:rPr>
          <w:rFonts w:ascii="Courier New" w:hAnsi="Courier New" w:cs="Courier New"/>
          <w:lang w:val="en-US"/>
        </w:rPr>
        <w:t>j++</w:t>
      </w:r>
      <w:proofErr w:type="spellEnd"/>
      <w:r w:rsidRPr="00103297">
        <w:rPr>
          <w:rFonts w:ascii="Courier New" w:hAnsi="Courier New" w:cs="Courier New"/>
          <w:lang w:val="en-US"/>
        </w:rPr>
        <w:t>) {</w:t>
      </w:r>
      <w:r w:rsidRPr="00103297">
        <w:rPr>
          <w:rFonts w:ascii="Courier New" w:hAnsi="Courier New" w:cs="Courier New"/>
          <w:lang w:val="en-US"/>
        </w:rPr>
        <w:br/>
        <w:t xml:space="preserve">        double distance = points[</w:t>
      </w:r>
      <w:proofErr w:type="spellStart"/>
      <w:r w:rsidRPr="00103297">
        <w:rPr>
          <w:rFonts w:ascii="Courier New" w:hAnsi="Courier New" w:cs="Courier New"/>
          <w:lang w:val="en-US"/>
        </w:rPr>
        <w:t>i</w:t>
      </w:r>
      <w:proofErr w:type="spellEnd"/>
      <w:r w:rsidRPr="00103297">
        <w:rPr>
          <w:rFonts w:ascii="Courier New" w:hAnsi="Courier New" w:cs="Courier New"/>
          <w:lang w:val="en-US"/>
        </w:rPr>
        <w:t>].distance(points[j]);</w:t>
      </w:r>
      <w:r w:rsidRPr="00103297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03297">
        <w:rPr>
          <w:rFonts w:ascii="Courier New" w:hAnsi="Courier New" w:cs="Courier New"/>
          <w:lang w:val="en-US"/>
        </w:rPr>
        <w:t>System.</w:t>
      </w:r>
      <w:r w:rsidRPr="00103297">
        <w:rPr>
          <w:rFonts w:ascii="Courier New" w:hAnsi="Courier New" w:cs="Courier New"/>
          <w:i/>
          <w:iCs/>
          <w:lang w:val="en-US"/>
        </w:rPr>
        <w:t>out</w:t>
      </w:r>
      <w:r w:rsidRPr="00103297">
        <w:rPr>
          <w:rFonts w:ascii="Courier New" w:hAnsi="Courier New" w:cs="Courier New"/>
          <w:lang w:val="en-US"/>
        </w:rPr>
        <w:t>.printf</w:t>
      </w:r>
      <w:proofErr w:type="spellEnd"/>
      <w:r w:rsidRPr="00103297">
        <w:rPr>
          <w:rFonts w:ascii="Courier New" w:hAnsi="Courier New" w:cs="Courier New"/>
          <w:lang w:val="en-US"/>
        </w:rPr>
        <w:t>("%.2f ", distance);</w:t>
      </w:r>
      <w:r w:rsidRPr="00103297">
        <w:rPr>
          <w:rFonts w:ascii="Courier New" w:hAnsi="Courier New" w:cs="Courier New"/>
          <w:lang w:val="en-US"/>
        </w:rPr>
        <w:br/>
        <w:t xml:space="preserve">    }</w:t>
      </w:r>
      <w:r w:rsidRPr="00103297">
        <w:rPr>
          <w:rFonts w:ascii="Courier New" w:hAnsi="Courier New" w:cs="Courier New"/>
          <w:lang w:val="en-US"/>
        </w:rPr>
        <w:br/>
        <w:t xml:space="preserve">    </w:t>
      </w:r>
      <w:proofErr w:type="spellStart"/>
      <w:r w:rsidRPr="00103297">
        <w:rPr>
          <w:rFonts w:ascii="Courier New" w:hAnsi="Courier New" w:cs="Courier New"/>
          <w:lang w:val="en-US"/>
        </w:rPr>
        <w:t>System.</w:t>
      </w:r>
      <w:r w:rsidRPr="00103297">
        <w:rPr>
          <w:rFonts w:ascii="Courier New" w:hAnsi="Courier New" w:cs="Courier New"/>
          <w:i/>
          <w:iCs/>
          <w:lang w:val="en-US"/>
        </w:rPr>
        <w:t>out</w:t>
      </w:r>
      <w:r w:rsidRPr="00103297">
        <w:rPr>
          <w:rFonts w:ascii="Courier New" w:hAnsi="Courier New" w:cs="Courier New"/>
          <w:lang w:val="en-US"/>
        </w:rPr>
        <w:t>.println</w:t>
      </w:r>
      <w:proofErr w:type="spellEnd"/>
      <w:r w:rsidRPr="00103297">
        <w:rPr>
          <w:rFonts w:ascii="Courier New" w:hAnsi="Courier New" w:cs="Courier New"/>
          <w:lang w:val="en-US"/>
        </w:rPr>
        <w:t>();</w:t>
      </w:r>
      <w:r w:rsidRPr="00103297">
        <w:rPr>
          <w:rFonts w:ascii="Courier New" w:hAnsi="Courier New" w:cs="Courier New"/>
          <w:lang w:val="en-US"/>
        </w:rPr>
        <w:br/>
        <w:t>}</w:t>
      </w:r>
    </w:p>
    <w:p w14:paraId="71C90629" w14:textId="77777777" w:rsidR="00103297" w:rsidRDefault="00103297" w:rsidP="00C45ABB">
      <w:pPr>
        <w:rPr>
          <w:rFonts w:ascii="Bell MT" w:hAnsi="Bell MT"/>
          <w:lang w:val="en-US"/>
        </w:rPr>
      </w:pPr>
    </w:p>
    <w:p w14:paraId="2F7D107F" w14:textId="2BA44520" w:rsidR="00F21F5A" w:rsidRPr="00467591" w:rsidRDefault="00F21F5A" w:rsidP="00467591">
      <w:pPr>
        <w:pStyle w:val="Ttulo3"/>
        <w:rPr>
          <w:rFonts w:ascii="Bell MT" w:hAnsi="Bell MT"/>
          <w:lang w:val="en-US"/>
        </w:rPr>
      </w:pPr>
      <w:bookmarkStart w:id="53" w:name="_Toc160552211"/>
      <w:proofErr w:type="spellStart"/>
      <w:r w:rsidRPr="00467591">
        <w:rPr>
          <w:rFonts w:ascii="Bell MT" w:hAnsi="Bell MT"/>
          <w:lang w:val="en-US"/>
        </w:rPr>
        <w:t>Importante</w:t>
      </w:r>
      <w:proofErr w:type="spellEnd"/>
      <w:r w:rsidRPr="00467591">
        <w:rPr>
          <w:rFonts w:ascii="Bell MT" w:hAnsi="Bell MT"/>
          <w:lang w:val="en-US"/>
        </w:rPr>
        <w:t>:</w:t>
      </w:r>
      <w:bookmarkEnd w:id="53"/>
    </w:p>
    <w:p w14:paraId="118F8BD5" w14:textId="77777777" w:rsidR="00F21F5A" w:rsidRDefault="00F21F5A" w:rsidP="00C45ABB">
      <w:pPr>
        <w:rPr>
          <w:rFonts w:ascii="Bell MT" w:hAnsi="Bell MT"/>
          <w:lang w:val="en-US"/>
        </w:rPr>
      </w:pPr>
    </w:p>
    <w:p w14:paraId="140476E5" w14:textId="2D5E8A6A" w:rsidR="00F21F5A" w:rsidRDefault="00E57319" w:rsidP="00F21F5A">
      <w:pPr>
        <w:pStyle w:val="Prrafodelista"/>
        <w:numPr>
          <w:ilvl w:val="0"/>
          <w:numId w:val="12"/>
        </w:numPr>
        <w:rPr>
          <w:rFonts w:ascii="Bell MT" w:hAnsi="Bell MT"/>
        </w:rPr>
      </w:pPr>
      <w:r w:rsidRPr="00E57319">
        <w:rPr>
          <w:rFonts w:ascii="Bell MT" w:hAnsi="Bell MT"/>
        </w:rPr>
        <w:t xml:space="preserve">Las matrices se crean igual que en </w:t>
      </w:r>
      <w:r w:rsidR="00257735">
        <w:rPr>
          <w:rFonts w:ascii="Bell MT" w:hAnsi="Bell MT"/>
        </w:rPr>
        <w:t>Python, con 2 ‘</w:t>
      </w:r>
      <w:proofErr w:type="spellStart"/>
      <w:r w:rsidR="00257735">
        <w:rPr>
          <w:rFonts w:ascii="Bell MT" w:hAnsi="Bell MT"/>
        </w:rPr>
        <w:t>for</w:t>
      </w:r>
      <w:proofErr w:type="spellEnd"/>
      <w:r w:rsidR="00257735">
        <w:rPr>
          <w:rFonts w:ascii="Bell MT" w:hAnsi="Bell MT"/>
        </w:rPr>
        <w:t>’</w:t>
      </w:r>
    </w:p>
    <w:p w14:paraId="196F2F6E" w14:textId="06203673" w:rsidR="00257735" w:rsidRDefault="003734F5" w:rsidP="00F21F5A">
      <w:pPr>
        <w:pStyle w:val="Prrafodelista"/>
        <w:numPr>
          <w:ilvl w:val="0"/>
          <w:numId w:val="12"/>
        </w:numPr>
        <w:rPr>
          <w:rFonts w:ascii="Bell MT" w:hAnsi="Bell MT"/>
        </w:rPr>
      </w:pPr>
      <w:r>
        <w:rPr>
          <w:rFonts w:ascii="Bell MT" w:hAnsi="Bell MT"/>
        </w:rPr>
        <w:t xml:space="preserve">Se podría haber puesto </w:t>
      </w:r>
      <w:proofErr w:type="spellStart"/>
      <w:r w:rsidRPr="00103297">
        <w:rPr>
          <w:rFonts w:ascii="Bell MT" w:hAnsi="Bell MT"/>
        </w:rPr>
        <w:t>points</w:t>
      </w:r>
      <w:proofErr w:type="spellEnd"/>
      <w:r w:rsidRPr="00103297">
        <w:rPr>
          <w:rFonts w:ascii="Bell MT" w:hAnsi="Bell MT"/>
        </w:rPr>
        <w:t>[i].</w:t>
      </w:r>
      <w:proofErr w:type="spellStart"/>
      <w:r w:rsidRPr="00103297">
        <w:rPr>
          <w:rFonts w:ascii="Bell MT" w:hAnsi="Bell MT"/>
        </w:rPr>
        <w:t>distance</w:t>
      </w:r>
      <w:proofErr w:type="spellEnd"/>
      <w:r w:rsidRPr="00103297">
        <w:rPr>
          <w:rFonts w:ascii="Bell MT" w:hAnsi="Bell MT"/>
        </w:rPr>
        <w:t>(</w:t>
      </w:r>
      <w:proofErr w:type="spellStart"/>
      <w:r w:rsidRPr="00103297">
        <w:rPr>
          <w:rFonts w:ascii="Bell MT" w:hAnsi="Bell MT"/>
        </w:rPr>
        <w:t>points</w:t>
      </w:r>
      <w:proofErr w:type="spellEnd"/>
      <w:r w:rsidRPr="00103297">
        <w:rPr>
          <w:rFonts w:ascii="Bell MT" w:hAnsi="Bell MT"/>
        </w:rPr>
        <w:t>[j]</w:t>
      </w:r>
      <w:r w:rsidR="001F1076">
        <w:rPr>
          <w:rFonts w:ascii="Bell MT" w:hAnsi="Bell MT"/>
        </w:rPr>
        <w:t>)</w:t>
      </w:r>
      <w:r>
        <w:rPr>
          <w:rFonts w:ascii="Bell MT" w:hAnsi="Bell MT"/>
        </w:rPr>
        <w:t xml:space="preserve"> en el </w:t>
      </w:r>
      <w:proofErr w:type="spellStart"/>
      <w:r>
        <w:rPr>
          <w:rFonts w:ascii="Bell MT" w:hAnsi="Bell MT"/>
        </w:rPr>
        <w:t>sou</w:t>
      </w:r>
      <w:r w:rsidR="001F1076">
        <w:rPr>
          <w:rFonts w:ascii="Bell MT" w:hAnsi="Bell MT"/>
        </w:rPr>
        <w:t>t</w:t>
      </w:r>
      <w:proofErr w:type="spellEnd"/>
      <w:r w:rsidR="001F1076">
        <w:rPr>
          <w:rFonts w:ascii="Bell MT" w:hAnsi="Bell MT"/>
        </w:rPr>
        <w:t>, pero por motivos de organización lo definimos primero como distancia.</w:t>
      </w:r>
    </w:p>
    <w:p w14:paraId="499E3102" w14:textId="13E1B679" w:rsidR="001F1076" w:rsidRDefault="001F1076" w:rsidP="00F21F5A">
      <w:pPr>
        <w:pStyle w:val="Prrafodelista"/>
        <w:numPr>
          <w:ilvl w:val="0"/>
          <w:numId w:val="12"/>
        </w:numPr>
        <w:rPr>
          <w:rFonts w:ascii="Bell MT" w:hAnsi="Bell MT"/>
        </w:rPr>
      </w:pPr>
      <w:r w:rsidRPr="00467591">
        <w:rPr>
          <w:rStyle w:val="Ttulo4Car"/>
          <w:rFonts w:ascii="Bell MT" w:hAnsi="Bell MT"/>
        </w:rPr>
        <w:t>FORMATO:</w:t>
      </w:r>
      <w:r>
        <w:rPr>
          <w:rFonts w:ascii="Bell MT" w:hAnsi="Bell MT"/>
        </w:rPr>
        <w:t xml:space="preserve"> </w:t>
      </w:r>
      <w:r w:rsidR="008D0136">
        <w:rPr>
          <w:rFonts w:ascii="Bell MT" w:hAnsi="Bell MT"/>
        </w:rPr>
        <w:t xml:space="preserve">Como </w:t>
      </w:r>
      <w:proofErr w:type="spellStart"/>
      <w:r w:rsidR="008D0136">
        <w:rPr>
          <w:rFonts w:ascii="Bell MT" w:hAnsi="Bell MT"/>
        </w:rPr>
        <w:t>distance</w:t>
      </w:r>
      <w:proofErr w:type="spellEnd"/>
      <w:r w:rsidR="008D0136">
        <w:rPr>
          <w:rFonts w:ascii="Bell MT" w:hAnsi="Bell MT"/>
        </w:rPr>
        <w:t xml:space="preserve"> es de tipo </w:t>
      </w:r>
      <w:proofErr w:type="spellStart"/>
      <w:r w:rsidR="008D0136">
        <w:rPr>
          <w:rFonts w:ascii="Bell MT" w:hAnsi="Bell MT"/>
        </w:rPr>
        <w:t>double</w:t>
      </w:r>
      <w:proofErr w:type="spellEnd"/>
      <w:r w:rsidR="008D0136">
        <w:rPr>
          <w:rFonts w:ascii="Bell MT" w:hAnsi="Bell MT"/>
        </w:rPr>
        <w:t>, podemos elegir el formato en el que queremos que aparezca. En este caso % =</w:t>
      </w:r>
      <w:r w:rsidR="003C5B87">
        <w:rPr>
          <w:rFonts w:ascii="Bell MT" w:hAnsi="Bell MT"/>
        </w:rPr>
        <w:t xml:space="preserve"> distancia, 2f = </w:t>
      </w:r>
      <w:proofErr w:type="spellStart"/>
      <w:r w:rsidR="003C5B87">
        <w:rPr>
          <w:rFonts w:ascii="Bell MT" w:hAnsi="Bell MT"/>
        </w:rPr>
        <w:t>nº</w:t>
      </w:r>
      <w:proofErr w:type="spellEnd"/>
      <w:r w:rsidR="003C5B87">
        <w:rPr>
          <w:rFonts w:ascii="Bell MT" w:hAnsi="Bell MT"/>
        </w:rPr>
        <w:t xml:space="preserve"> decimales que muestra</w:t>
      </w:r>
      <w:r w:rsidR="00467591">
        <w:rPr>
          <w:rFonts w:ascii="Bell MT" w:hAnsi="Bell MT"/>
        </w:rPr>
        <w:t>.</w:t>
      </w:r>
    </w:p>
    <w:p w14:paraId="63B304E4" w14:textId="77777777" w:rsidR="00B44D07" w:rsidRDefault="00B44D07" w:rsidP="00B44D07">
      <w:pPr>
        <w:rPr>
          <w:rFonts w:ascii="Bell MT" w:hAnsi="Bell MT"/>
        </w:rPr>
      </w:pPr>
    </w:p>
    <w:p w14:paraId="62CF5DA7" w14:textId="77777777" w:rsidR="00B44D07" w:rsidRDefault="00B44D07" w:rsidP="00B44D07">
      <w:pPr>
        <w:rPr>
          <w:rFonts w:ascii="Bell MT" w:hAnsi="Bell MT"/>
        </w:rPr>
      </w:pPr>
    </w:p>
    <w:p w14:paraId="2A9823FD" w14:textId="77777777" w:rsidR="00B44D07" w:rsidRDefault="00B44D07" w:rsidP="00B44D07">
      <w:pPr>
        <w:rPr>
          <w:rFonts w:ascii="Bell MT" w:hAnsi="Bell MT"/>
        </w:rPr>
      </w:pPr>
    </w:p>
    <w:p w14:paraId="64FF531F" w14:textId="77777777" w:rsidR="00B44D07" w:rsidRDefault="00B44D07" w:rsidP="00B44D07">
      <w:pPr>
        <w:rPr>
          <w:rFonts w:ascii="Bell MT" w:hAnsi="Bell MT"/>
        </w:rPr>
      </w:pPr>
    </w:p>
    <w:p w14:paraId="43472225" w14:textId="77777777" w:rsidR="00B44D07" w:rsidRDefault="00B44D07" w:rsidP="00B44D07">
      <w:pPr>
        <w:rPr>
          <w:rFonts w:ascii="Bell MT" w:hAnsi="Bell MT"/>
        </w:rPr>
      </w:pPr>
    </w:p>
    <w:p w14:paraId="5DF1FEC5" w14:textId="77777777" w:rsidR="00B44D07" w:rsidRDefault="00B44D07" w:rsidP="00B44D07">
      <w:pPr>
        <w:rPr>
          <w:rFonts w:ascii="Bell MT" w:hAnsi="Bell MT"/>
        </w:rPr>
      </w:pPr>
    </w:p>
    <w:p w14:paraId="3420D5ED" w14:textId="77777777" w:rsidR="00B44D07" w:rsidRDefault="00B44D07" w:rsidP="00B44D07">
      <w:pPr>
        <w:rPr>
          <w:rFonts w:ascii="Bell MT" w:hAnsi="Bell MT"/>
        </w:rPr>
      </w:pPr>
    </w:p>
    <w:p w14:paraId="3B9C5CC5" w14:textId="77777777" w:rsidR="00B44D07" w:rsidRDefault="00B44D07" w:rsidP="00B44D07">
      <w:pPr>
        <w:rPr>
          <w:rFonts w:ascii="Bell MT" w:hAnsi="Bell MT"/>
        </w:rPr>
      </w:pPr>
    </w:p>
    <w:p w14:paraId="26003E4F" w14:textId="77777777" w:rsidR="00B44D07" w:rsidRDefault="00B44D07" w:rsidP="00B44D07">
      <w:pPr>
        <w:rPr>
          <w:rFonts w:ascii="Bell MT" w:hAnsi="Bell MT"/>
        </w:rPr>
      </w:pPr>
    </w:p>
    <w:p w14:paraId="5EB81146" w14:textId="39F3B37A" w:rsidR="00B44D07" w:rsidRPr="00783CC4" w:rsidRDefault="00B44D07" w:rsidP="00783CC4">
      <w:pPr>
        <w:pStyle w:val="Ttulo1"/>
        <w:jc w:val="center"/>
        <w:rPr>
          <w:rFonts w:ascii="Bell MT" w:hAnsi="Bell MT"/>
          <w:b/>
          <w:bCs/>
        </w:rPr>
      </w:pPr>
      <w:bookmarkStart w:id="54" w:name="_Toc160552212"/>
      <w:r w:rsidRPr="00783CC4">
        <w:rPr>
          <w:rFonts w:ascii="Bell MT" w:hAnsi="Bell MT"/>
          <w:b/>
          <w:bCs/>
        </w:rPr>
        <w:t>UTILIZANDO ATRTIBUTTOSS DE UNA CLASE EN OTRA</w:t>
      </w:r>
      <w:r w:rsidR="00167B9C" w:rsidRPr="00783CC4">
        <w:rPr>
          <w:rFonts w:ascii="Bell MT" w:hAnsi="Bell MT"/>
          <w:b/>
          <w:bCs/>
        </w:rPr>
        <w:t xml:space="preserve"> QUE LA COMPONE</w:t>
      </w:r>
      <w:bookmarkEnd w:id="54"/>
    </w:p>
    <w:p w14:paraId="6EFD2C26" w14:textId="77777777" w:rsidR="00167B9C" w:rsidRDefault="00167B9C" w:rsidP="00B44D07">
      <w:pPr>
        <w:rPr>
          <w:rFonts w:ascii="Bell MT" w:hAnsi="Bell MT"/>
        </w:rPr>
      </w:pPr>
    </w:p>
    <w:p w14:paraId="178D6B3D" w14:textId="426FB207" w:rsidR="00167B9C" w:rsidRDefault="00167B9C" w:rsidP="00783CC4">
      <w:pPr>
        <w:jc w:val="both"/>
        <w:rPr>
          <w:rFonts w:ascii="Bell MT" w:hAnsi="Bell MT"/>
        </w:rPr>
      </w:pPr>
      <w:r>
        <w:rPr>
          <w:rFonts w:ascii="Bell MT" w:hAnsi="Bell MT"/>
        </w:rPr>
        <w:t>En uno de los ejercicios de la práctica 2, de relaciones de composición y agregación</w:t>
      </w:r>
      <w:r w:rsidR="0046344D">
        <w:rPr>
          <w:rFonts w:ascii="Bell MT" w:hAnsi="Bell MT"/>
        </w:rPr>
        <w:t xml:space="preserve"> nos pedía crear la clase </w:t>
      </w:r>
      <w:proofErr w:type="spellStart"/>
      <w:r w:rsidR="0046344D">
        <w:rPr>
          <w:rFonts w:ascii="Bell MT" w:hAnsi="Bell MT"/>
        </w:rPr>
        <w:t>MyLine</w:t>
      </w:r>
      <w:proofErr w:type="spellEnd"/>
      <w:r w:rsidR="0046344D">
        <w:rPr>
          <w:rFonts w:ascii="Bell MT" w:hAnsi="Bell MT"/>
        </w:rPr>
        <w:t xml:space="preserve">, que generaba rectas a partir de sus dos </w:t>
      </w:r>
      <w:r w:rsidR="009B6E98">
        <w:rPr>
          <w:rFonts w:ascii="Bell MT" w:hAnsi="Bell MT"/>
        </w:rPr>
        <w:t>atributos</w:t>
      </w:r>
      <w:r w:rsidR="0046344D">
        <w:rPr>
          <w:rFonts w:ascii="Bell MT" w:hAnsi="Bell MT"/>
        </w:rPr>
        <w:t>; un punto de comienzo y otro de final. Los puntos a su vez estaban generados por una</w:t>
      </w:r>
      <w:r w:rsidR="009B6E98">
        <w:rPr>
          <w:rFonts w:ascii="Bell MT" w:hAnsi="Bell MT"/>
        </w:rPr>
        <w:t xml:space="preserve">s coordenadas sacadas de los atributos de </w:t>
      </w:r>
      <w:proofErr w:type="spellStart"/>
      <w:r w:rsidR="009B6E98">
        <w:rPr>
          <w:rFonts w:ascii="Bell MT" w:hAnsi="Bell MT"/>
        </w:rPr>
        <w:t>MyPoint</w:t>
      </w:r>
      <w:proofErr w:type="spellEnd"/>
      <w:r w:rsidR="00FB659B">
        <w:rPr>
          <w:rFonts w:ascii="Bell MT" w:hAnsi="Bell MT"/>
        </w:rPr>
        <w:t>.</w:t>
      </w:r>
    </w:p>
    <w:p w14:paraId="6E0CA9E6" w14:textId="77777777" w:rsidR="00FB659B" w:rsidRDefault="00FB659B" w:rsidP="00783CC4">
      <w:pPr>
        <w:jc w:val="both"/>
        <w:rPr>
          <w:rFonts w:ascii="Bell MT" w:hAnsi="Bell MT"/>
        </w:rPr>
      </w:pPr>
    </w:p>
    <w:p w14:paraId="49245C20" w14:textId="4B22AD74" w:rsidR="0074726E" w:rsidRDefault="00FB659B" w:rsidP="00783CC4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Para instanciar la clase </w:t>
      </w:r>
      <w:proofErr w:type="spellStart"/>
      <w:r>
        <w:rPr>
          <w:rFonts w:ascii="Bell MT" w:hAnsi="Bell MT"/>
        </w:rPr>
        <w:t>MyLine</w:t>
      </w:r>
      <w:proofErr w:type="spellEnd"/>
      <w:r>
        <w:rPr>
          <w:rFonts w:ascii="Bell MT" w:hAnsi="Bell MT"/>
        </w:rPr>
        <w:t xml:space="preserve"> primero te pedía crea</w:t>
      </w:r>
      <w:r w:rsidR="0033280A">
        <w:rPr>
          <w:rFonts w:ascii="Bell MT" w:hAnsi="Bell MT"/>
        </w:rPr>
        <w:t>r</w:t>
      </w:r>
      <w:r>
        <w:rPr>
          <w:rFonts w:ascii="Bell MT" w:hAnsi="Bell MT"/>
        </w:rPr>
        <w:t xml:space="preserve"> un</w:t>
      </w:r>
      <w:r w:rsidR="0033280A">
        <w:rPr>
          <w:rFonts w:ascii="Bell MT" w:hAnsi="Bell MT"/>
        </w:rPr>
        <w:t xml:space="preserve"> constructor</w:t>
      </w:r>
      <w:r w:rsidR="0074726E">
        <w:rPr>
          <w:rFonts w:ascii="Bell MT" w:hAnsi="Bell MT"/>
        </w:rPr>
        <w:t xml:space="preserve">, pero utilizaba como parámetros los atributos de la clase </w:t>
      </w:r>
      <w:proofErr w:type="spellStart"/>
      <w:r w:rsidR="0074726E">
        <w:rPr>
          <w:rFonts w:ascii="Bell MT" w:hAnsi="Bell MT"/>
        </w:rPr>
        <w:t>MyPoint</w:t>
      </w:r>
      <w:proofErr w:type="spellEnd"/>
      <w:r w:rsidR="0074726E">
        <w:rPr>
          <w:rFonts w:ascii="Bell MT" w:hAnsi="Bell MT"/>
        </w:rPr>
        <w:t>. He aquí cómo hacerlo</w:t>
      </w:r>
      <w:r w:rsidR="00504A03">
        <w:rPr>
          <w:rFonts w:ascii="Bell MT" w:hAnsi="Bell MT"/>
        </w:rPr>
        <w:t xml:space="preserve"> mal y bien</w:t>
      </w:r>
      <w:r w:rsidR="0074726E">
        <w:rPr>
          <w:rFonts w:ascii="Bell MT" w:hAnsi="Bell MT"/>
        </w:rPr>
        <w:t>:</w:t>
      </w:r>
    </w:p>
    <w:p w14:paraId="7AEAB7F7" w14:textId="77777777" w:rsidR="0074726E" w:rsidRDefault="0074726E" w:rsidP="00783CC4">
      <w:pPr>
        <w:jc w:val="both"/>
        <w:rPr>
          <w:rFonts w:ascii="Bell MT" w:hAnsi="Bell MT"/>
        </w:rPr>
      </w:pPr>
    </w:p>
    <w:p w14:paraId="5E017938" w14:textId="637101C4" w:rsidR="00FB659B" w:rsidRDefault="00FB659B" w:rsidP="00783CC4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 </w:t>
      </w:r>
      <w:r w:rsidR="00CF7A24" w:rsidRPr="00783CC4">
        <w:rPr>
          <w:rFonts w:ascii="Bell MT" w:hAnsi="Bell MT"/>
          <w:highlight w:val="red"/>
        </w:rPr>
        <w:t>MAL:</w:t>
      </w:r>
    </w:p>
    <w:p w14:paraId="7F772879" w14:textId="77777777" w:rsidR="00CF7A24" w:rsidRDefault="00CF7A24" w:rsidP="00783CC4">
      <w:pPr>
        <w:jc w:val="both"/>
        <w:rPr>
          <w:rFonts w:ascii="Bell MT" w:hAnsi="Bell MT"/>
        </w:rPr>
      </w:pPr>
    </w:p>
    <w:p w14:paraId="779C103E" w14:textId="77777777" w:rsidR="00CF7A24" w:rsidRPr="00C01C6F" w:rsidRDefault="00CF7A24" w:rsidP="00783CC4">
      <w:pPr>
        <w:rPr>
          <w:rFonts w:ascii="Courier New" w:hAnsi="Courier New" w:cs="Courier New"/>
        </w:rPr>
      </w:pPr>
      <w:proofErr w:type="spellStart"/>
      <w:r w:rsidRPr="00C01C6F">
        <w:rPr>
          <w:rFonts w:ascii="Courier New" w:hAnsi="Courier New" w:cs="Courier New"/>
        </w:rPr>
        <w:t>public</w:t>
      </w:r>
      <w:proofErr w:type="spellEnd"/>
      <w:r w:rsidRPr="00C01C6F">
        <w:rPr>
          <w:rFonts w:ascii="Courier New" w:hAnsi="Courier New" w:cs="Courier New"/>
        </w:rPr>
        <w:t xml:space="preserve"> </w:t>
      </w:r>
      <w:proofErr w:type="spellStart"/>
      <w:r w:rsidRPr="00C01C6F">
        <w:rPr>
          <w:rFonts w:ascii="Courier New" w:hAnsi="Courier New" w:cs="Courier New"/>
        </w:rPr>
        <w:t>MyLine</w:t>
      </w:r>
      <w:proofErr w:type="spellEnd"/>
      <w:r w:rsidRPr="00C01C6F">
        <w:rPr>
          <w:rFonts w:ascii="Courier New" w:hAnsi="Courier New" w:cs="Courier New"/>
        </w:rPr>
        <w:t>(</w:t>
      </w:r>
      <w:proofErr w:type="spellStart"/>
      <w:r w:rsidRPr="00C01C6F">
        <w:rPr>
          <w:rFonts w:ascii="Courier New" w:hAnsi="Courier New" w:cs="Courier New"/>
        </w:rPr>
        <w:t>int</w:t>
      </w:r>
      <w:proofErr w:type="spellEnd"/>
      <w:r w:rsidRPr="00C01C6F">
        <w:rPr>
          <w:rFonts w:ascii="Courier New" w:hAnsi="Courier New" w:cs="Courier New"/>
        </w:rPr>
        <w:t xml:space="preserve"> x1, </w:t>
      </w:r>
      <w:proofErr w:type="spellStart"/>
      <w:r w:rsidRPr="00C01C6F">
        <w:rPr>
          <w:rFonts w:ascii="Courier New" w:hAnsi="Courier New" w:cs="Courier New"/>
        </w:rPr>
        <w:t>int</w:t>
      </w:r>
      <w:proofErr w:type="spellEnd"/>
      <w:r w:rsidRPr="00C01C6F">
        <w:rPr>
          <w:rFonts w:ascii="Courier New" w:hAnsi="Courier New" w:cs="Courier New"/>
        </w:rPr>
        <w:t xml:space="preserve"> y1, </w:t>
      </w:r>
      <w:proofErr w:type="spellStart"/>
      <w:r w:rsidRPr="00C01C6F">
        <w:rPr>
          <w:rFonts w:ascii="Courier New" w:hAnsi="Courier New" w:cs="Courier New"/>
        </w:rPr>
        <w:t>int</w:t>
      </w:r>
      <w:proofErr w:type="spellEnd"/>
      <w:r w:rsidRPr="00C01C6F">
        <w:rPr>
          <w:rFonts w:ascii="Courier New" w:hAnsi="Courier New" w:cs="Courier New"/>
        </w:rPr>
        <w:t xml:space="preserve"> x2, </w:t>
      </w:r>
      <w:proofErr w:type="spellStart"/>
      <w:r w:rsidRPr="00C01C6F">
        <w:rPr>
          <w:rFonts w:ascii="Courier New" w:hAnsi="Courier New" w:cs="Courier New"/>
        </w:rPr>
        <w:t>int</w:t>
      </w:r>
      <w:proofErr w:type="spellEnd"/>
      <w:r w:rsidRPr="00C01C6F">
        <w:rPr>
          <w:rFonts w:ascii="Courier New" w:hAnsi="Courier New" w:cs="Courier New"/>
        </w:rPr>
        <w:t xml:space="preserve"> y2) {</w:t>
      </w:r>
      <w:r w:rsidRPr="00C01C6F">
        <w:rPr>
          <w:rFonts w:ascii="Courier New" w:hAnsi="Courier New" w:cs="Courier New"/>
        </w:rPr>
        <w:br/>
        <w:t xml:space="preserve">    </w:t>
      </w:r>
      <w:proofErr w:type="spellStart"/>
      <w:r w:rsidRPr="00C01C6F">
        <w:rPr>
          <w:rFonts w:ascii="Courier New" w:hAnsi="Courier New" w:cs="Courier New"/>
        </w:rPr>
        <w:t>MyPoint.X</w:t>
      </w:r>
      <w:proofErr w:type="spellEnd"/>
      <w:r w:rsidRPr="00C01C6F">
        <w:rPr>
          <w:rFonts w:ascii="Courier New" w:hAnsi="Courier New" w:cs="Courier New"/>
        </w:rPr>
        <w:t xml:space="preserve"> = x1;</w:t>
      </w:r>
      <w:r w:rsidRPr="00C01C6F">
        <w:rPr>
          <w:rFonts w:ascii="Courier New" w:hAnsi="Courier New" w:cs="Courier New"/>
        </w:rPr>
        <w:br/>
        <w:t xml:space="preserve">    </w:t>
      </w:r>
      <w:proofErr w:type="spellStart"/>
      <w:r w:rsidRPr="00C01C6F">
        <w:rPr>
          <w:rFonts w:ascii="Courier New" w:hAnsi="Courier New" w:cs="Courier New"/>
        </w:rPr>
        <w:t>this.begin</w:t>
      </w:r>
      <w:proofErr w:type="spellEnd"/>
      <w:r w:rsidRPr="00C01C6F">
        <w:rPr>
          <w:rFonts w:ascii="Courier New" w:hAnsi="Courier New" w:cs="Courier New"/>
        </w:rPr>
        <w:t xml:space="preserve"> = x1,y1;</w:t>
      </w:r>
    </w:p>
    <w:p w14:paraId="475565C0" w14:textId="322D55D6" w:rsidR="001A7FE7" w:rsidRPr="00CF7A24" w:rsidRDefault="001A7FE7" w:rsidP="00783CC4">
      <w:pPr>
        <w:rPr>
          <w:rFonts w:ascii="Courier New" w:hAnsi="Courier New" w:cs="Courier New"/>
        </w:rPr>
      </w:pPr>
      <w:r w:rsidRPr="001A7FE7">
        <w:rPr>
          <w:rFonts w:ascii="Courier New" w:hAnsi="Courier New" w:cs="Courier New"/>
        </w:rPr>
        <w:t>}</w:t>
      </w:r>
    </w:p>
    <w:p w14:paraId="79B2C21C" w14:textId="77777777" w:rsidR="00CF7A24" w:rsidRPr="001A7FE7" w:rsidRDefault="00CF7A24" w:rsidP="00783CC4">
      <w:pPr>
        <w:jc w:val="both"/>
        <w:rPr>
          <w:rFonts w:ascii="Bell MT" w:hAnsi="Bell MT"/>
        </w:rPr>
      </w:pPr>
    </w:p>
    <w:p w14:paraId="76B935E6" w14:textId="1F58B4BF" w:rsidR="00CF7A24" w:rsidRDefault="00CF7A24" w:rsidP="00783CC4">
      <w:pPr>
        <w:jc w:val="both"/>
        <w:rPr>
          <w:rFonts w:ascii="Bell MT" w:hAnsi="Bell MT"/>
        </w:rPr>
      </w:pPr>
      <w:r w:rsidRPr="00CF7A24">
        <w:rPr>
          <w:rFonts w:ascii="Bell MT" w:hAnsi="Bell MT"/>
        </w:rPr>
        <w:t xml:space="preserve">Al </w:t>
      </w:r>
      <w:r w:rsidR="00524B22" w:rsidRPr="00CF7A24">
        <w:rPr>
          <w:rFonts w:ascii="Bell MT" w:hAnsi="Bell MT"/>
        </w:rPr>
        <w:t>principio</w:t>
      </w:r>
      <w:r w:rsidRPr="00CF7A24">
        <w:rPr>
          <w:rFonts w:ascii="Bell MT" w:hAnsi="Bell MT"/>
        </w:rPr>
        <w:t xml:space="preserve"> intenté acceder a las coordenadas X de la clase </w:t>
      </w:r>
      <w:proofErr w:type="spellStart"/>
      <w:r w:rsidRPr="00CF7A24">
        <w:rPr>
          <w:rFonts w:ascii="Bell MT" w:hAnsi="Bell MT"/>
        </w:rPr>
        <w:t>MyPoint</w:t>
      </w:r>
      <w:proofErr w:type="spellEnd"/>
      <w:r w:rsidR="009829A9">
        <w:rPr>
          <w:rFonts w:ascii="Bell MT" w:hAnsi="Bell MT"/>
        </w:rPr>
        <w:t>, pero no pude porque son privadas y además no se podrían diferenciar x1 de x2</w:t>
      </w:r>
      <w:r w:rsidR="001A7FE7">
        <w:rPr>
          <w:rFonts w:ascii="Bell MT" w:hAnsi="Bell MT"/>
        </w:rPr>
        <w:t>.</w:t>
      </w:r>
    </w:p>
    <w:p w14:paraId="096547FC" w14:textId="77777777" w:rsidR="00524B22" w:rsidRDefault="00524B22" w:rsidP="00783CC4">
      <w:pPr>
        <w:jc w:val="both"/>
        <w:rPr>
          <w:rFonts w:ascii="Bell MT" w:hAnsi="Bell MT"/>
        </w:rPr>
      </w:pPr>
    </w:p>
    <w:p w14:paraId="0F49BC39" w14:textId="22956DD4" w:rsidR="00783CC4" w:rsidRDefault="00524B22" w:rsidP="00783CC4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También intenté acceder a las </w:t>
      </w:r>
      <w:r w:rsidR="001A7FE7">
        <w:rPr>
          <w:rFonts w:ascii="Bell MT" w:hAnsi="Bell MT"/>
        </w:rPr>
        <w:t>coordenadas</w:t>
      </w:r>
      <w:r>
        <w:rPr>
          <w:rFonts w:ascii="Bell MT" w:hAnsi="Bell MT"/>
        </w:rPr>
        <w:t xml:space="preserve"> iniciales x1,y1 del atributo </w:t>
      </w:r>
      <w:r w:rsidR="001A7FE7">
        <w:rPr>
          <w:rFonts w:ascii="Bell MT" w:hAnsi="Bell MT"/>
        </w:rPr>
        <w:t>‘</w:t>
      </w:r>
      <w:proofErr w:type="spellStart"/>
      <w:r w:rsidR="001A7FE7">
        <w:rPr>
          <w:rFonts w:ascii="Bell MT" w:hAnsi="Bell MT"/>
        </w:rPr>
        <w:t>begin</w:t>
      </w:r>
      <w:proofErr w:type="spellEnd"/>
      <w:r w:rsidR="001A7FE7">
        <w:rPr>
          <w:rFonts w:ascii="Bell MT" w:hAnsi="Bell MT"/>
        </w:rPr>
        <w:t>’</w:t>
      </w:r>
      <w:r>
        <w:rPr>
          <w:rFonts w:ascii="Bell MT" w:hAnsi="Bell MT"/>
        </w:rPr>
        <w:t>; pero tampoco se podría porque</w:t>
      </w:r>
      <w:r w:rsidR="00C40E78">
        <w:rPr>
          <w:rFonts w:ascii="Bell MT" w:hAnsi="Bell MT"/>
        </w:rPr>
        <w:t xml:space="preserve"> </w:t>
      </w:r>
      <w:r w:rsidR="001A7FE7">
        <w:rPr>
          <w:rFonts w:ascii="Bell MT" w:hAnsi="Bell MT"/>
        </w:rPr>
        <w:t>‘</w:t>
      </w:r>
      <w:proofErr w:type="spellStart"/>
      <w:r w:rsidR="001A7FE7">
        <w:rPr>
          <w:rFonts w:ascii="Bell MT" w:hAnsi="Bell MT"/>
        </w:rPr>
        <w:t>begin</w:t>
      </w:r>
      <w:proofErr w:type="spellEnd"/>
      <w:r w:rsidR="001A7FE7">
        <w:rPr>
          <w:rFonts w:ascii="Bell MT" w:hAnsi="Bell MT"/>
        </w:rPr>
        <w:t>’</w:t>
      </w:r>
      <w:r w:rsidR="00C40E78">
        <w:rPr>
          <w:rFonts w:ascii="Bell MT" w:hAnsi="Bell MT"/>
        </w:rPr>
        <w:t xml:space="preserve"> es un objeto de tipo </w:t>
      </w:r>
      <w:proofErr w:type="spellStart"/>
      <w:r w:rsidR="00C40E78">
        <w:rPr>
          <w:rFonts w:ascii="Bell MT" w:hAnsi="Bell MT"/>
        </w:rPr>
        <w:t>MyPoint</w:t>
      </w:r>
      <w:proofErr w:type="spellEnd"/>
      <w:r w:rsidR="00C40E78">
        <w:rPr>
          <w:rFonts w:ascii="Bell MT" w:hAnsi="Bell MT"/>
        </w:rPr>
        <w:t xml:space="preserve">, y x1 y1 son valores </w:t>
      </w:r>
      <w:proofErr w:type="spellStart"/>
      <w:r w:rsidR="00C40E78">
        <w:rPr>
          <w:rFonts w:ascii="Bell MT" w:hAnsi="Bell MT"/>
        </w:rPr>
        <w:t>int</w:t>
      </w:r>
      <w:proofErr w:type="spellEnd"/>
      <w:r w:rsidR="00C40E78">
        <w:rPr>
          <w:rFonts w:ascii="Bell MT" w:hAnsi="Bell MT"/>
        </w:rPr>
        <w:t xml:space="preserve"> primitivos. No se puede asignar un </w:t>
      </w:r>
      <w:proofErr w:type="spellStart"/>
      <w:r w:rsidR="00C40E78">
        <w:rPr>
          <w:rFonts w:ascii="Bell MT" w:hAnsi="Bell MT"/>
        </w:rPr>
        <w:t>int</w:t>
      </w:r>
      <w:proofErr w:type="spellEnd"/>
      <w:r w:rsidR="00C40E78">
        <w:rPr>
          <w:rFonts w:ascii="Bell MT" w:hAnsi="Bell MT"/>
        </w:rPr>
        <w:t xml:space="preserve"> a una variable de un objeto así porque sí.</w:t>
      </w:r>
    </w:p>
    <w:p w14:paraId="5061DFB5" w14:textId="77777777" w:rsidR="00783CC4" w:rsidRDefault="00783CC4" w:rsidP="00783CC4">
      <w:pPr>
        <w:jc w:val="both"/>
        <w:rPr>
          <w:rFonts w:ascii="Bell MT" w:hAnsi="Bell MT"/>
        </w:rPr>
      </w:pPr>
    </w:p>
    <w:p w14:paraId="284AD72F" w14:textId="32480697" w:rsidR="00783CC4" w:rsidRDefault="00783CC4" w:rsidP="00783CC4">
      <w:pPr>
        <w:jc w:val="both"/>
        <w:rPr>
          <w:rFonts w:ascii="Bell MT" w:hAnsi="Bell MT"/>
        </w:rPr>
      </w:pPr>
      <w:r w:rsidRPr="00783CC4">
        <w:rPr>
          <w:rFonts w:ascii="Bell MT" w:hAnsi="Bell MT"/>
          <w:highlight w:val="green"/>
        </w:rPr>
        <w:t>BIEN:</w:t>
      </w:r>
    </w:p>
    <w:p w14:paraId="2F752010" w14:textId="77777777" w:rsidR="00783CC4" w:rsidRDefault="00783CC4" w:rsidP="00783CC4">
      <w:pPr>
        <w:jc w:val="both"/>
        <w:rPr>
          <w:rFonts w:ascii="Bell MT" w:hAnsi="Bell MT"/>
        </w:rPr>
      </w:pPr>
    </w:p>
    <w:p w14:paraId="687ADC9C" w14:textId="5DB94B60" w:rsidR="00524B22" w:rsidRDefault="00B63C58" w:rsidP="00783CC4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Para asignarlo correctamente, habría que </w:t>
      </w:r>
      <w:r w:rsidR="00F7341F">
        <w:rPr>
          <w:rFonts w:ascii="Bell MT" w:hAnsi="Bell MT"/>
        </w:rPr>
        <w:t xml:space="preserve">asignar el </w:t>
      </w:r>
      <w:r w:rsidR="00597D99">
        <w:rPr>
          <w:rFonts w:ascii="Bell MT" w:hAnsi="Bell MT"/>
        </w:rPr>
        <w:t>‘</w:t>
      </w:r>
      <w:proofErr w:type="spellStart"/>
      <w:r w:rsidR="00597D99">
        <w:rPr>
          <w:rFonts w:ascii="Bell MT" w:hAnsi="Bell MT"/>
        </w:rPr>
        <w:t>begin</w:t>
      </w:r>
      <w:proofErr w:type="spellEnd"/>
      <w:r w:rsidR="00597D99">
        <w:rPr>
          <w:rFonts w:ascii="Bell MT" w:hAnsi="Bell MT"/>
        </w:rPr>
        <w:t>’</w:t>
      </w:r>
      <w:r w:rsidR="00F7341F">
        <w:rPr>
          <w:rFonts w:ascii="Bell MT" w:hAnsi="Bell MT"/>
        </w:rPr>
        <w:t xml:space="preserve"> y el </w:t>
      </w:r>
      <w:r w:rsidR="00597D99">
        <w:rPr>
          <w:rFonts w:ascii="Bell MT" w:hAnsi="Bell MT"/>
        </w:rPr>
        <w:t>‘</w:t>
      </w:r>
      <w:proofErr w:type="spellStart"/>
      <w:r w:rsidR="00597D99">
        <w:rPr>
          <w:rFonts w:ascii="Bell MT" w:hAnsi="Bell MT"/>
        </w:rPr>
        <w:t>end</w:t>
      </w:r>
      <w:proofErr w:type="spellEnd"/>
      <w:r w:rsidR="00597D99">
        <w:rPr>
          <w:rFonts w:ascii="Bell MT" w:hAnsi="Bell MT"/>
        </w:rPr>
        <w:t>’</w:t>
      </w:r>
      <w:r w:rsidR="00F7341F">
        <w:rPr>
          <w:rFonts w:ascii="Bell MT" w:hAnsi="Bell MT"/>
        </w:rPr>
        <w:t xml:space="preserve"> a un nuevo objeto de </w:t>
      </w:r>
      <w:proofErr w:type="spellStart"/>
      <w:r w:rsidR="00F7341F">
        <w:rPr>
          <w:rFonts w:ascii="Bell MT" w:hAnsi="Bell MT"/>
        </w:rPr>
        <w:t>MyPoint</w:t>
      </w:r>
      <w:proofErr w:type="spellEnd"/>
      <w:r w:rsidR="00D30486">
        <w:rPr>
          <w:rFonts w:ascii="Bell MT" w:hAnsi="Bell MT"/>
        </w:rPr>
        <w:t>:</w:t>
      </w:r>
    </w:p>
    <w:p w14:paraId="01FC5920" w14:textId="77777777" w:rsidR="00D30486" w:rsidRDefault="00D30486" w:rsidP="00783CC4">
      <w:pPr>
        <w:jc w:val="both"/>
        <w:rPr>
          <w:rFonts w:ascii="Bell MT" w:hAnsi="Bell MT"/>
        </w:rPr>
      </w:pPr>
    </w:p>
    <w:p w14:paraId="4869C91A" w14:textId="041456CC" w:rsidR="003F4C46" w:rsidRPr="00A9047E" w:rsidRDefault="00D30486" w:rsidP="00783CC4">
      <w:pPr>
        <w:jc w:val="both"/>
        <w:rPr>
          <w:rFonts w:ascii="Courier New" w:hAnsi="Courier New" w:cs="Courier New"/>
          <w:lang w:val="en-US"/>
        </w:rPr>
      </w:pPr>
      <w:r w:rsidRPr="00A9047E">
        <w:rPr>
          <w:rFonts w:ascii="Courier New" w:hAnsi="Courier New" w:cs="Courier New"/>
          <w:lang w:val="en-US"/>
        </w:rPr>
        <w:t xml:space="preserve">public </w:t>
      </w:r>
      <w:proofErr w:type="spellStart"/>
      <w:r w:rsidRPr="00A9047E">
        <w:rPr>
          <w:rFonts w:ascii="Courier New" w:hAnsi="Courier New" w:cs="Courier New"/>
          <w:lang w:val="en-US"/>
        </w:rPr>
        <w:t>MyPoint</w:t>
      </w:r>
      <w:proofErr w:type="spellEnd"/>
      <w:r w:rsidRPr="00A9047E">
        <w:rPr>
          <w:rFonts w:ascii="Courier New" w:hAnsi="Courier New" w:cs="Courier New"/>
          <w:lang w:val="en-US"/>
        </w:rPr>
        <w:t>(int x1, int y1, int x2, int y2)</w:t>
      </w:r>
      <w:r w:rsidR="003F4C46" w:rsidRPr="00A9047E">
        <w:rPr>
          <w:rFonts w:ascii="Courier New" w:hAnsi="Courier New" w:cs="Courier New"/>
          <w:lang w:val="en-US"/>
        </w:rPr>
        <w:t xml:space="preserve"> {</w:t>
      </w:r>
    </w:p>
    <w:p w14:paraId="5B0BB2E2" w14:textId="7EBABB33" w:rsidR="003F4C46" w:rsidRPr="00A9047E" w:rsidRDefault="003F4C46" w:rsidP="00783CC4">
      <w:pPr>
        <w:jc w:val="both"/>
        <w:rPr>
          <w:rFonts w:ascii="Courier New" w:hAnsi="Courier New" w:cs="Courier New"/>
          <w:lang w:val="en-US"/>
        </w:rPr>
      </w:pPr>
      <w:r w:rsidRPr="00A9047E">
        <w:rPr>
          <w:rFonts w:ascii="Courier New" w:hAnsi="Courier New" w:cs="Courier New"/>
          <w:lang w:val="en-US"/>
        </w:rPr>
        <w:tab/>
      </w:r>
      <w:proofErr w:type="spellStart"/>
      <w:r w:rsidRPr="00A9047E">
        <w:rPr>
          <w:rFonts w:ascii="Courier New" w:hAnsi="Courier New" w:cs="Courier New"/>
          <w:lang w:val="en-US"/>
        </w:rPr>
        <w:t>this.begin</w:t>
      </w:r>
      <w:proofErr w:type="spellEnd"/>
      <w:r w:rsidRPr="00A9047E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A9047E">
        <w:rPr>
          <w:rFonts w:ascii="Courier New" w:hAnsi="Courier New" w:cs="Courier New"/>
          <w:lang w:val="en-US"/>
        </w:rPr>
        <w:t>MyPoint</w:t>
      </w:r>
      <w:proofErr w:type="spellEnd"/>
      <w:r w:rsidRPr="00A9047E">
        <w:rPr>
          <w:rFonts w:ascii="Courier New" w:hAnsi="Courier New" w:cs="Courier New"/>
          <w:lang w:val="en-US"/>
        </w:rPr>
        <w:t>(x1, y1);</w:t>
      </w:r>
    </w:p>
    <w:p w14:paraId="16D04900" w14:textId="74305F08" w:rsidR="003F4C46" w:rsidRPr="00A9047E" w:rsidRDefault="003F4C46" w:rsidP="00783CC4">
      <w:pPr>
        <w:jc w:val="both"/>
        <w:rPr>
          <w:rFonts w:ascii="Courier New" w:hAnsi="Courier New" w:cs="Courier New"/>
          <w:lang w:val="en-US"/>
        </w:rPr>
      </w:pPr>
      <w:r w:rsidRPr="00A9047E">
        <w:rPr>
          <w:rFonts w:ascii="Courier New" w:hAnsi="Courier New" w:cs="Courier New"/>
          <w:lang w:val="en-US"/>
        </w:rPr>
        <w:tab/>
      </w:r>
      <w:proofErr w:type="spellStart"/>
      <w:r w:rsidRPr="00A9047E">
        <w:rPr>
          <w:rFonts w:ascii="Courier New" w:hAnsi="Courier New" w:cs="Courier New"/>
          <w:lang w:val="en-US"/>
        </w:rPr>
        <w:t>this.end</w:t>
      </w:r>
      <w:proofErr w:type="spellEnd"/>
      <w:r w:rsidRPr="00A9047E">
        <w:rPr>
          <w:rFonts w:ascii="Courier New" w:hAnsi="Courier New" w:cs="Courier New"/>
          <w:lang w:val="en-US"/>
        </w:rPr>
        <w:t xml:space="preserve">  = new </w:t>
      </w:r>
      <w:proofErr w:type="spellStart"/>
      <w:r w:rsidRPr="00A9047E">
        <w:rPr>
          <w:rFonts w:ascii="Courier New" w:hAnsi="Courier New" w:cs="Courier New"/>
          <w:lang w:val="en-US"/>
        </w:rPr>
        <w:t>MyPoint</w:t>
      </w:r>
      <w:proofErr w:type="spellEnd"/>
      <w:r w:rsidRPr="00A9047E">
        <w:rPr>
          <w:rFonts w:ascii="Courier New" w:hAnsi="Courier New" w:cs="Courier New"/>
          <w:lang w:val="en-US"/>
        </w:rPr>
        <w:t>(x2,y2);</w:t>
      </w:r>
    </w:p>
    <w:p w14:paraId="4B98AC94" w14:textId="1D54D8BE" w:rsidR="00D30486" w:rsidRPr="00A9047E" w:rsidRDefault="003F4C46" w:rsidP="00783CC4">
      <w:pPr>
        <w:jc w:val="both"/>
        <w:rPr>
          <w:rFonts w:ascii="Courier New" w:hAnsi="Courier New" w:cs="Courier New"/>
          <w:lang w:val="en-US"/>
        </w:rPr>
      </w:pPr>
      <w:r w:rsidRPr="00A9047E">
        <w:rPr>
          <w:rFonts w:ascii="Courier New" w:hAnsi="Courier New" w:cs="Courier New"/>
          <w:lang w:val="en-US"/>
        </w:rPr>
        <w:t>}</w:t>
      </w:r>
    </w:p>
    <w:p w14:paraId="6873F2BA" w14:textId="235656AE" w:rsidR="000F389F" w:rsidRDefault="000F389F" w:rsidP="00783CC4">
      <w:pPr>
        <w:jc w:val="both"/>
        <w:rPr>
          <w:rFonts w:ascii="Bell MT" w:hAnsi="Bell MT"/>
          <w:lang w:val="en-US"/>
        </w:rPr>
      </w:pPr>
    </w:p>
    <w:p w14:paraId="48174A0E" w14:textId="7F82A913" w:rsidR="00B4125B" w:rsidRDefault="00B4125B" w:rsidP="009E5834">
      <w:pPr>
        <w:pStyle w:val="Ttulo2"/>
        <w:rPr>
          <w:rFonts w:ascii="Bell MT" w:hAnsi="Bell MT"/>
          <w:lang w:val="en-US"/>
        </w:rPr>
      </w:pPr>
      <w:bookmarkStart w:id="55" w:name="_Toc160552213"/>
      <w:r w:rsidRPr="009E5834">
        <w:rPr>
          <w:rFonts w:ascii="Bell MT" w:hAnsi="Bell MT"/>
          <w:lang w:val="en-US"/>
        </w:rPr>
        <w:t>ERRORES:</w:t>
      </w:r>
      <w:bookmarkEnd w:id="55"/>
    </w:p>
    <w:p w14:paraId="4C5B7CCF" w14:textId="77777777" w:rsidR="001D2AF6" w:rsidRPr="001D2AF6" w:rsidRDefault="001D2AF6" w:rsidP="001D2AF6">
      <w:pPr>
        <w:rPr>
          <w:lang w:val="en-US"/>
        </w:rPr>
      </w:pPr>
    </w:p>
    <w:p w14:paraId="4A01981A" w14:textId="11BE7F95" w:rsidR="00C17BC1" w:rsidRDefault="00597D99" w:rsidP="00C17BC1">
      <w:pPr>
        <w:pStyle w:val="Prrafodelista"/>
        <w:numPr>
          <w:ilvl w:val="0"/>
          <w:numId w:val="13"/>
        </w:numPr>
        <w:jc w:val="both"/>
        <w:rPr>
          <w:rFonts w:ascii="Bell MT" w:hAnsi="Bell MT"/>
        </w:rPr>
      </w:pPr>
      <w:r w:rsidRPr="00597D99">
        <w:rPr>
          <w:rFonts w:ascii="Bell MT" w:hAnsi="Bell MT"/>
        </w:rPr>
        <w:t>No se puede acceder a los atributos</w:t>
      </w:r>
      <w:r>
        <w:rPr>
          <w:rFonts w:ascii="Bell MT" w:hAnsi="Bell MT"/>
        </w:rPr>
        <w:t xml:space="preserve"> de una clase</w:t>
      </w:r>
      <w:r w:rsidR="00BA6B2B">
        <w:rPr>
          <w:rFonts w:ascii="Bell MT" w:hAnsi="Bell MT"/>
        </w:rPr>
        <w:t xml:space="preserve"> (porque están privados)</w:t>
      </w:r>
      <w:r w:rsidR="00697E5E">
        <w:rPr>
          <w:rFonts w:ascii="Bell MT" w:hAnsi="Bell MT"/>
        </w:rPr>
        <w:t xml:space="preserve"> y además siempre se accede a los atributos de un OBJETO de la clase, no a la clase en sí. </w:t>
      </w:r>
    </w:p>
    <w:p w14:paraId="1FF6072A" w14:textId="441D36C6" w:rsidR="00BA6B2B" w:rsidRPr="00597D99" w:rsidRDefault="009E5834" w:rsidP="00C17BC1">
      <w:pPr>
        <w:pStyle w:val="Prrafodelista"/>
        <w:numPr>
          <w:ilvl w:val="0"/>
          <w:numId w:val="13"/>
        </w:numPr>
        <w:jc w:val="both"/>
        <w:rPr>
          <w:rFonts w:ascii="Bell MT" w:hAnsi="Bell MT"/>
        </w:rPr>
      </w:pPr>
      <w:r>
        <w:rPr>
          <w:rFonts w:ascii="Bell MT" w:hAnsi="Bell MT"/>
        </w:rPr>
        <w:t xml:space="preserve">No se puede asignar una variable </w:t>
      </w:r>
      <w:proofErr w:type="spellStart"/>
      <w:r>
        <w:rPr>
          <w:rFonts w:ascii="Bell MT" w:hAnsi="Bell MT"/>
        </w:rPr>
        <w:t>int</w:t>
      </w:r>
      <w:proofErr w:type="spellEnd"/>
      <w:r>
        <w:rPr>
          <w:rFonts w:ascii="Bell MT" w:hAnsi="Bell MT"/>
        </w:rPr>
        <w:t xml:space="preserve"> a una variable de un objeto así porque sí.</w:t>
      </w:r>
    </w:p>
    <w:p w14:paraId="77A349B0" w14:textId="77777777" w:rsidR="00B4125B" w:rsidRPr="00597D99" w:rsidRDefault="00B4125B" w:rsidP="00783CC4">
      <w:pPr>
        <w:jc w:val="both"/>
        <w:rPr>
          <w:rFonts w:ascii="Bell MT" w:hAnsi="Bell MT"/>
        </w:rPr>
      </w:pPr>
    </w:p>
    <w:p w14:paraId="72464144" w14:textId="2D00BBF7" w:rsidR="00783CC4" w:rsidRDefault="00B4125B" w:rsidP="009E5834">
      <w:pPr>
        <w:pStyle w:val="Ttulo2"/>
        <w:rPr>
          <w:rFonts w:ascii="Bell MT" w:hAnsi="Bell MT" w:cs="Courier New"/>
        </w:rPr>
      </w:pPr>
      <w:bookmarkStart w:id="56" w:name="_Toc160552214"/>
      <w:r w:rsidRPr="001D2AF6">
        <w:rPr>
          <w:rFonts w:ascii="Bell MT" w:hAnsi="Bell MT" w:cs="Courier New"/>
        </w:rPr>
        <w:t>IMPORTANTE:</w:t>
      </w:r>
      <w:bookmarkEnd w:id="56"/>
    </w:p>
    <w:p w14:paraId="7E36BEC9" w14:textId="77777777" w:rsidR="001D2AF6" w:rsidRPr="001D2AF6" w:rsidRDefault="001D2AF6" w:rsidP="001D2AF6"/>
    <w:p w14:paraId="7D16EFA9" w14:textId="618E236C" w:rsidR="00697E5E" w:rsidRDefault="00697E5E" w:rsidP="00697E5E">
      <w:pPr>
        <w:pStyle w:val="Prrafodelista"/>
        <w:numPr>
          <w:ilvl w:val="0"/>
          <w:numId w:val="14"/>
        </w:numPr>
        <w:jc w:val="both"/>
        <w:rPr>
          <w:rFonts w:ascii="Bell MT" w:hAnsi="Bell MT"/>
        </w:rPr>
      </w:pPr>
      <w:r w:rsidRPr="00697E5E">
        <w:rPr>
          <w:rFonts w:ascii="Bell MT" w:hAnsi="Bell MT"/>
        </w:rPr>
        <w:t>Solo podemos acceder a los atributos de una instancia de la clase; no</w:t>
      </w:r>
      <w:r>
        <w:rPr>
          <w:rFonts w:ascii="Bell MT" w:hAnsi="Bell MT"/>
        </w:rPr>
        <w:t xml:space="preserve"> p</w:t>
      </w:r>
      <w:r w:rsidRPr="00697E5E">
        <w:rPr>
          <w:rFonts w:ascii="Bell MT" w:hAnsi="Bell MT"/>
        </w:rPr>
        <w:t>odemos acceder ni modifica</w:t>
      </w:r>
      <w:r>
        <w:rPr>
          <w:rFonts w:ascii="Bell MT" w:hAnsi="Bell MT"/>
        </w:rPr>
        <w:t>r</w:t>
      </w:r>
      <w:r w:rsidRPr="00697E5E">
        <w:rPr>
          <w:rFonts w:ascii="Bell MT" w:hAnsi="Bell MT"/>
        </w:rPr>
        <w:t xml:space="preserve"> a la clase directamente.</w:t>
      </w:r>
      <w:r>
        <w:rPr>
          <w:rFonts w:ascii="Bell MT" w:hAnsi="Bell MT"/>
        </w:rPr>
        <w:t xml:space="preserve"> </w:t>
      </w:r>
    </w:p>
    <w:p w14:paraId="2141960E" w14:textId="67944A01" w:rsidR="009E5834" w:rsidRDefault="009E5834" w:rsidP="00697E5E">
      <w:pPr>
        <w:pStyle w:val="Prrafodelista"/>
        <w:numPr>
          <w:ilvl w:val="0"/>
          <w:numId w:val="14"/>
        </w:numPr>
        <w:jc w:val="both"/>
        <w:rPr>
          <w:rFonts w:ascii="Bell MT" w:hAnsi="Bell MT"/>
        </w:rPr>
      </w:pPr>
      <w:r>
        <w:rPr>
          <w:rFonts w:ascii="Bell MT" w:hAnsi="Bell MT"/>
        </w:rPr>
        <w:t xml:space="preserve">Begin y </w:t>
      </w:r>
      <w:proofErr w:type="spellStart"/>
      <w:r>
        <w:rPr>
          <w:rFonts w:ascii="Bell MT" w:hAnsi="Bell MT"/>
        </w:rPr>
        <w:t>End</w:t>
      </w:r>
      <w:proofErr w:type="spellEnd"/>
      <w:r>
        <w:rPr>
          <w:rFonts w:ascii="Bell MT" w:hAnsi="Bell MT"/>
        </w:rPr>
        <w:t xml:space="preserve"> son OBJETOS de </w:t>
      </w:r>
      <w:proofErr w:type="spellStart"/>
      <w:r>
        <w:rPr>
          <w:rFonts w:ascii="Bell MT" w:hAnsi="Bell MT"/>
        </w:rPr>
        <w:t>MyPoint</w:t>
      </w:r>
      <w:proofErr w:type="spellEnd"/>
      <w:r>
        <w:rPr>
          <w:rFonts w:ascii="Bell MT" w:hAnsi="Bell MT"/>
        </w:rPr>
        <w:t>.</w:t>
      </w:r>
    </w:p>
    <w:p w14:paraId="7CAD0B52" w14:textId="77777777" w:rsidR="00C01C6F" w:rsidRPr="008E7D2F" w:rsidRDefault="00C01C6F" w:rsidP="002C1785">
      <w:pPr>
        <w:jc w:val="both"/>
        <w:rPr>
          <w:rFonts w:ascii="Bell MT" w:hAnsi="Bell MT"/>
          <w:lang w:val="en-US"/>
        </w:rPr>
      </w:pPr>
    </w:p>
    <w:p w14:paraId="08A4AB49" w14:textId="77777777" w:rsidR="00577CB5" w:rsidRPr="008E7D2F" w:rsidRDefault="00577CB5" w:rsidP="002C1785">
      <w:pPr>
        <w:jc w:val="both"/>
        <w:rPr>
          <w:rFonts w:ascii="Bell MT" w:hAnsi="Bell MT"/>
          <w:lang w:val="en-US"/>
        </w:rPr>
      </w:pPr>
    </w:p>
    <w:p w14:paraId="63B5B721" w14:textId="12977007" w:rsidR="00577CB5" w:rsidRPr="008E7D2F" w:rsidRDefault="00F879F3" w:rsidP="00DF0082">
      <w:pPr>
        <w:pStyle w:val="Ttulo1"/>
        <w:jc w:val="center"/>
        <w:rPr>
          <w:rFonts w:ascii="Bell MT" w:hAnsi="Bell MT"/>
          <w:b/>
          <w:bCs/>
          <w:lang w:val="en-US"/>
        </w:rPr>
      </w:pPr>
      <w:bookmarkStart w:id="57" w:name="_Toc160552215"/>
      <w:r w:rsidRPr="008E7D2F">
        <w:rPr>
          <w:rFonts w:ascii="Bell MT" w:hAnsi="Bell MT"/>
          <w:b/>
          <w:bCs/>
          <w:lang w:val="en-US"/>
        </w:rPr>
        <w:t>STATIC TYPE</w:t>
      </w:r>
      <w:bookmarkEnd w:id="57"/>
    </w:p>
    <w:p w14:paraId="6E9C5313" w14:textId="77777777" w:rsidR="00F879F3" w:rsidRPr="008E7D2F" w:rsidRDefault="00F879F3" w:rsidP="002C1785">
      <w:pPr>
        <w:jc w:val="both"/>
        <w:rPr>
          <w:rFonts w:ascii="Bell MT" w:hAnsi="Bell MT"/>
          <w:lang w:val="en-US"/>
        </w:rPr>
      </w:pPr>
    </w:p>
    <w:p w14:paraId="76BCB832" w14:textId="5A03B1EC" w:rsidR="00F879F3" w:rsidRDefault="00F879F3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El tipo </w:t>
      </w:r>
      <w:r w:rsidR="003B6A09">
        <w:rPr>
          <w:rFonts w:ascii="Bell MT" w:hAnsi="Bell MT"/>
        </w:rPr>
        <w:t>estático</w:t>
      </w:r>
      <w:r>
        <w:rPr>
          <w:rFonts w:ascii="Bell MT" w:hAnsi="Bell MT"/>
        </w:rPr>
        <w:t xml:space="preserve"> indica que una variable, método o bloque pertenece a una clase y no a una instancia</w:t>
      </w:r>
    </w:p>
    <w:p w14:paraId="18DF9307" w14:textId="77777777" w:rsidR="003B6A09" w:rsidRDefault="003B6A09" w:rsidP="002C1785">
      <w:pPr>
        <w:jc w:val="both"/>
        <w:rPr>
          <w:rFonts w:ascii="Bell MT" w:hAnsi="Bell MT"/>
        </w:rPr>
      </w:pPr>
    </w:p>
    <w:p w14:paraId="3D364125" w14:textId="621BBA6A" w:rsidR="003B6A09" w:rsidRPr="00D103A5" w:rsidRDefault="003B6A09" w:rsidP="00D103A5">
      <w:pPr>
        <w:pStyle w:val="Ttulo2"/>
        <w:rPr>
          <w:rFonts w:ascii="Bell MT" w:hAnsi="Bell MT"/>
        </w:rPr>
      </w:pPr>
      <w:bookmarkStart w:id="58" w:name="_Toc160552216"/>
      <w:r w:rsidRPr="00D103A5">
        <w:rPr>
          <w:rFonts w:ascii="Bell MT" w:hAnsi="Bell MT"/>
        </w:rPr>
        <w:t xml:space="preserve">Variable </w:t>
      </w:r>
      <w:proofErr w:type="spellStart"/>
      <w:r w:rsidRPr="00D103A5">
        <w:rPr>
          <w:rFonts w:ascii="Bell MT" w:hAnsi="Bell MT"/>
        </w:rPr>
        <w:t>static</w:t>
      </w:r>
      <w:proofErr w:type="spellEnd"/>
      <w:r w:rsidRPr="00D103A5">
        <w:rPr>
          <w:rFonts w:ascii="Bell MT" w:hAnsi="Bell MT"/>
        </w:rPr>
        <w:t>:</w:t>
      </w:r>
      <w:bookmarkEnd w:id="58"/>
    </w:p>
    <w:p w14:paraId="6934883E" w14:textId="77777777" w:rsidR="00616A06" w:rsidRDefault="00616A06" w:rsidP="002C1785">
      <w:pPr>
        <w:jc w:val="both"/>
        <w:rPr>
          <w:rFonts w:ascii="Bell MT" w:hAnsi="Bell MT"/>
        </w:rPr>
      </w:pPr>
    </w:p>
    <w:p w14:paraId="16D6D571" w14:textId="64BE9FE7" w:rsidR="00616A06" w:rsidRDefault="00616A06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>Es una variable que pertenece a una clase en vez de a una instancia</w:t>
      </w:r>
      <w:r w:rsidR="00396A91">
        <w:rPr>
          <w:rFonts w:ascii="Bell MT" w:hAnsi="Bell MT"/>
        </w:rPr>
        <w:t>. Solo hay 1 copia de la variable estática que se comparte por todas las instancias de la clase</w:t>
      </w:r>
      <w:r w:rsidR="00EF6E4A">
        <w:rPr>
          <w:rFonts w:ascii="Bell MT" w:hAnsi="Bell MT"/>
        </w:rPr>
        <w:t>.</w:t>
      </w:r>
    </w:p>
    <w:p w14:paraId="01644502" w14:textId="77777777" w:rsidR="00EF6E4A" w:rsidRDefault="00EF6E4A" w:rsidP="002C1785">
      <w:pPr>
        <w:jc w:val="both"/>
        <w:rPr>
          <w:rFonts w:ascii="Bell MT" w:hAnsi="Bell MT"/>
        </w:rPr>
      </w:pPr>
    </w:p>
    <w:p w14:paraId="77700C18" w14:textId="24268047" w:rsidR="00EF6E4A" w:rsidRPr="00D103A5" w:rsidRDefault="00EF6E4A" w:rsidP="00D103A5">
      <w:pPr>
        <w:pStyle w:val="Ttulo2"/>
        <w:rPr>
          <w:rFonts w:ascii="Bell MT" w:hAnsi="Bell MT"/>
        </w:rPr>
      </w:pPr>
      <w:bookmarkStart w:id="59" w:name="_Toc160552217"/>
      <w:r w:rsidRPr="00D103A5">
        <w:rPr>
          <w:rFonts w:ascii="Bell MT" w:hAnsi="Bell MT"/>
        </w:rPr>
        <w:t xml:space="preserve">Método </w:t>
      </w:r>
      <w:proofErr w:type="spellStart"/>
      <w:r w:rsidRPr="00D103A5">
        <w:rPr>
          <w:rFonts w:ascii="Bell MT" w:hAnsi="Bell MT"/>
        </w:rPr>
        <w:t>static</w:t>
      </w:r>
      <w:proofErr w:type="spellEnd"/>
      <w:r w:rsidRPr="00D103A5">
        <w:rPr>
          <w:rFonts w:ascii="Bell MT" w:hAnsi="Bell MT"/>
        </w:rPr>
        <w:t>:</w:t>
      </w:r>
      <w:bookmarkEnd w:id="59"/>
    </w:p>
    <w:p w14:paraId="39448315" w14:textId="77777777" w:rsidR="00EF6E4A" w:rsidRDefault="00EF6E4A" w:rsidP="002C1785">
      <w:pPr>
        <w:jc w:val="both"/>
        <w:rPr>
          <w:rFonts w:ascii="Bell MT" w:hAnsi="Bell MT"/>
        </w:rPr>
      </w:pPr>
    </w:p>
    <w:p w14:paraId="19DCB92A" w14:textId="0F9953F9" w:rsidR="00EF6E4A" w:rsidRDefault="00EF6E4A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>Es un método que pertenece a la clase global y no a instancias. Significa que el método estático puede</w:t>
      </w:r>
      <w:r w:rsidR="00183AE0">
        <w:rPr>
          <w:rFonts w:ascii="Bell MT" w:hAnsi="Bell MT"/>
        </w:rPr>
        <w:t xml:space="preserve"> ser llamado</w:t>
      </w:r>
      <w:r w:rsidR="004E6F35">
        <w:rPr>
          <w:rFonts w:ascii="Bell MT" w:hAnsi="Bell MT"/>
        </w:rPr>
        <w:t xml:space="preserve"> usando el nombre de la clase y no una instancia.</w:t>
      </w:r>
      <w:r w:rsidR="00972CC4">
        <w:rPr>
          <w:rFonts w:ascii="Bell MT" w:hAnsi="Bell MT"/>
        </w:rPr>
        <w:t xml:space="preserve"> </w:t>
      </w:r>
    </w:p>
    <w:p w14:paraId="4754660C" w14:textId="11B50777" w:rsidR="00972CC4" w:rsidRDefault="00972CC4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Los métodos </w:t>
      </w:r>
      <w:proofErr w:type="spellStart"/>
      <w:r>
        <w:rPr>
          <w:rFonts w:ascii="Bell MT" w:hAnsi="Bell MT"/>
        </w:rPr>
        <w:t>static</w:t>
      </w:r>
      <w:proofErr w:type="spellEnd"/>
      <w:r>
        <w:rPr>
          <w:rFonts w:ascii="Bell MT" w:hAnsi="Bell MT"/>
        </w:rPr>
        <w:t xml:space="preserve"> no pueden acceder</w:t>
      </w:r>
      <w:r w:rsidR="003D135B">
        <w:rPr>
          <w:rFonts w:ascii="Bell MT" w:hAnsi="Bell MT"/>
        </w:rPr>
        <w:t xml:space="preserve"> a variables de instancias o</w:t>
      </w:r>
      <w:r w:rsidR="001E75B1">
        <w:rPr>
          <w:rFonts w:ascii="Bell MT" w:hAnsi="Bell MT"/>
        </w:rPr>
        <w:t xml:space="preserve"> </w:t>
      </w:r>
      <w:r w:rsidR="003D135B">
        <w:rPr>
          <w:rFonts w:ascii="Bell MT" w:hAnsi="Bell MT"/>
        </w:rPr>
        <w:t>métodos y necesita</w:t>
      </w:r>
      <w:r w:rsidR="001E75B1">
        <w:rPr>
          <w:rFonts w:ascii="Bell MT" w:hAnsi="Bell MT"/>
        </w:rPr>
        <w:t>n</w:t>
      </w:r>
      <w:r w:rsidR="003D135B">
        <w:rPr>
          <w:rFonts w:ascii="Bell MT" w:hAnsi="Bell MT"/>
        </w:rPr>
        <w:t xml:space="preserve"> usar una instanc</w:t>
      </w:r>
      <w:r w:rsidR="00357315">
        <w:rPr>
          <w:rFonts w:ascii="Bell MT" w:hAnsi="Bell MT"/>
        </w:rPr>
        <w:t>ia de la clase para acceder.</w:t>
      </w:r>
    </w:p>
    <w:p w14:paraId="3B88EAA2" w14:textId="77777777" w:rsidR="0071507A" w:rsidRDefault="0071507A" w:rsidP="002C1785">
      <w:pPr>
        <w:jc w:val="both"/>
        <w:rPr>
          <w:rFonts w:ascii="Bell MT" w:hAnsi="Bell MT"/>
        </w:rPr>
      </w:pPr>
    </w:p>
    <w:p w14:paraId="621EC38F" w14:textId="478D5B6B" w:rsidR="0071507A" w:rsidRPr="00D103A5" w:rsidRDefault="0071507A" w:rsidP="00D103A5">
      <w:pPr>
        <w:pStyle w:val="Ttulo2"/>
        <w:rPr>
          <w:rFonts w:ascii="Bell MT" w:hAnsi="Bell MT"/>
        </w:rPr>
      </w:pPr>
      <w:bookmarkStart w:id="60" w:name="_Toc160552218"/>
      <w:r w:rsidRPr="00D103A5">
        <w:rPr>
          <w:rFonts w:ascii="Bell MT" w:hAnsi="Bell MT"/>
        </w:rPr>
        <w:t xml:space="preserve">Bloque </w:t>
      </w:r>
      <w:proofErr w:type="spellStart"/>
      <w:r w:rsidRPr="00D103A5">
        <w:rPr>
          <w:rFonts w:ascii="Bell MT" w:hAnsi="Bell MT"/>
        </w:rPr>
        <w:t>static</w:t>
      </w:r>
      <w:proofErr w:type="spellEnd"/>
      <w:r w:rsidRPr="00D103A5">
        <w:rPr>
          <w:rFonts w:ascii="Bell MT" w:hAnsi="Bell MT"/>
        </w:rPr>
        <w:t>:</w:t>
      </w:r>
      <w:bookmarkEnd w:id="60"/>
    </w:p>
    <w:p w14:paraId="2B721AE8" w14:textId="77777777" w:rsidR="0071507A" w:rsidRDefault="0071507A" w:rsidP="002C1785">
      <w:pPr>
        <w:jc w:val="both"/>
        <w:rPr>
          <w:rFonts w:ascii="Bell MT" w:hAnsi="Bell MT"/>
        </w:rPr>
      </w:pPr>
    </w:p>
    <w:p w14:paraId="48E8917B" w14:textId="6B0D0948" w:rsidR="0071507A" w:rsidRDefault="0067768D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Un bloque de código es </w:t>
      </w:r>
      <w:r w:rsidR="00D103A5">
        <w:rPr>
          <w:rFonts w:ascii="Bell MT" w:hAnsi="Bell MT"/>
        </w:rPr>
        <w:t>estático</w:t>
      </w:r>
      <w:r>
        <w:rPr>
          <w:rFonts w:ascii="Bell MT" w:hAnsi="Bell MT"/>
        </w:rPr>
        <w:t xml:space="preserve"> cuando se ejecuta una sola vez. Se suelen usar para inicializar variables estáticas.</w:t>
      </w:r>
    </w:p>
    <w:p w14:paraId="52694946" w14:textId="77777777" w:rsidR="00A954C7" w:rsidRDefault="00A954C7" w:rsidP="002C1785">
      <w:pPr>
        <w:jc w:val="both"/>
        <w:rPr>
          <w:rFonts w:ascii="Bell MT" w:hAnsi="Bell MT"/>
        </w:rPr>
      </w:pPr>
    </w:p>
    <w:p w14:paraId="456CA6BD" w14:textId="4AA2CEEB" w:rsidR="00BA00F6" w:rsidRDefault="00BA00F6" w:rsidP="002C1785">
      <w:pPr>
        <w:jc w:val="both"/>
        <w:rPr>
          <w:rFonts w:ascii="Bell MT" w:hAnsi="Bell MT"/>
        </w:rPr>
      </w:pPr>
    </w:p>
    <w:p w14:paraId="2A7EBAE5" w14:textId="305C8840" w:rsidR="00BA00F6" w:rsidRPr="00A1507B" w:rsidRDefault="002A57CC" w:rsidP="00A1507B">
      <w:pPr>
        <w:pStyle w:val="Ttulo1"/>
        <w:jc w:val="center"/>
        <w:rPr>
          <w:rFonts w:ascii="Bell MT" w:hAnsi="Bell MT"/>
          <w:b/>
          <w:bCs/>
        </w:rPr>
      </w:pPr>
      <w:bookmarkStart w:id="61" w:name="_Toc160552219"/>
      <w:r w:rsidRPr="00A1507B">
        <w:rPr>
          <w:rFonts w:ascii="Bell MT" w:hAnsi="Bell MT"/>
          <w:b/>
          <w:bCs/>
        </w:rPr>
        <w:t>SUPER Y HERENCIA</w:t>
      </w:r>
      <w:bookmarkEnd w:id="61"/>
    </w:p>
    <w:p w14:paraId="05295A45" w14:textId="77777777" w:rsidR="002A57CC" w:rsidRDefault="002A57CC" w:rsidP="002C1785">
      <w:pPr>
        <w:jc w:val="both"/>
        <w:rPr>
          <w:rFonts w:ascii="Bell MT" w:hAnsi="Bell MT"/>
        </w:rPr>
      </w:pPr>
    </w:p>
    <w:p w14:paraId="1692ECF1" w14:textId="030BD886" w:rsidR="002A57CC" w:rsidRDefault="002A57CC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Las relaciones de herencia se basan en que a partir de una clase madre nacen </w:t>
      </w:r>
      <w:r w:rsidR="00953D4D">
        <w:rPr>
          <w:rFonts w:ascii="Bell MT" w:hAnsi="Bell MT"/>
        </w:rPr>
        <w:t>varias clases hijas que se apoderan de todos los atributos y métodos de la clase madre</w:t>
      </w:r>
      <w:r w:rsidR="009116C0">
        <w:rPr>
          <w:rFonts w:ascii="Bell MT" w:hAnsi="Bell MT"/>
        </w:rPr>
        <w:t>.</w:t>
      </w:r>
    </w:p>
    <w:p w14:paraId="1E2B1350" w14:textId="77777777" w:rsidR="009116C0" w:rsidRDefault="009116C0" w:rsidP="002C1785">
      <w:pPr>
        <w:jc w:val="both"/>
        <w:rPr>
          <w:rFonts w:ascii="Bell MT" w:hAnsi="Bell MT"/>
        </w:rPr>
      </w:pPr>
    </w:p>
    <w:p w14:paraId="48098FAF" w14:textId="220CEBCF" w:rsidR="009116C0" w:rsidRDefault="009116C0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>A la hora de programar la clase hija, se utiliza la palabra ‘super’ como método para acceder a la clase madre.</w:t>
      </w:r>
    </w:p>
    <w:p w14:paraId="0DD8AD51" w14:textId="77777777" w:rsidR="009116C0" w:rsidRDefault="009116C0" w:rsidP="002C1785">
      <w:pPr>
        <w:jc w:val="both"/>
        <w:rPr>
          <w:rFonts w:ascii="Bell MT" w:hAnsi="Bell MT"/>
        </w:rPr>
      </w:pPr>
    </w:p>
    <w:p w14:paraId="69683CFD" w14:textId="487F3329" w:rsidR="009116C0" w:rsidRDefault="009116C0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Para llamar al </w:t>
      </w:r>
      <w:r w:rsidRPr="00985EDB">
        <w:rPr>
          <w:rStyle w:val="Ttulo2Car"/>
          <w:rFonts w:ascii="Bell MT" w:hAnsi="Bell MT"/>
        </w:rPr>
        <w:t>Constructor</w:t>
      </w:r>
      <w:r>
        <w:rPr>
          <w:rFonts w:ascii="Bell MT" w:hAnsi="Bell MT"/>
        </w:rPr>
        <w:t>:</w:t>
      </w:r>
    </w:p>
    <w:p w14:paraId="25A23F74" w14:textId="77777777" w:rsidR="009116C0" w:rsidRDefault="009116C0" w:rsidP="002C1785">
      <w:pPr>
        <w:jc w:val="both"/>
        <w:rPr>
          <w:rFonts w:ascii="Bell MT" w:hAnsi="Bell MT"/>
        </w:rPr>
      </w:pPr>
    </w:p>
    <w:p w14:paraId="0C92E856" w14:textId="2278ACF6" w:rsidR="003E33E2" w:rsidRDefault="00BE0EBB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Dada una superclase con su propio constructor; tenemos una subclase </w:t>
      </w:r>
      <w:r w:rsidR="00533BF1">
        <w:rPr>
          <w:rFonts w:ascii="Bell MT" w:hAnsi="Bell MT"/>
        </w:rPr>
        <w:t>con sus propios atributos donde queremos crear un constructor con parámetros de la subclase y de la superclase. A la hora de asignar valores de los parámetros de la super clase, usamos el super:</w:t>
      </w:r>
    </w:p>
    <w:p w14:paraId="7444CCDC" w14:textId="77777777" w:rsidR="007F3DE8" w:rsidRDefault="007F3DE8" w:rsidP="002C1785">
      <w:pPr>
        <w:jc w:val="both"/>
        <w:rPr>
          <w:rFonts w:ascii="Bell MT" w:hAnsi="Bell MT"/>
        </w:rPr>
      </w:pPr>
    </w:p>
    <w:p w14:paraId="121310F8" w14:textId="44FDC51E" w:rsidR="007F3DE8" w:rsidRPr="005743A5" w:rsidRDefault="007F3DE8" w:rsidP="002C1785">
      <w:pPr>
        <w:jc w:val="both"/>
        <w:rPr>
          <w:rFonts w:ascii="Courier New" w:hAnsi="Courier New" w:cs="Courier New"/>
        </w:rPr>
      </w:pPr>
      <w:proofErr w:type="spellStart"/>
      <w:r w:rsidRPr="005743A5">
        <w:rPr>
          <w:rFonts w:ascii="Courier New" w:hAnsi="Courier New" w:cs="Courier New"/>
        </w:rPr>
        <w:t>public</w:t>
      </w:r>
      <w:proofErr w:type="spellEnd"/>
      <w:r w:rsidRPr="005743A5">
        <w:rPr>
          <w:rFonts w:ascii="Courier New" w:hAnsi="Courier New" w:cs="Courier New"/>
        </w:rPr>
        <w:t xml:space="preserve"> </w:t>
      </w:r>
      <w:proofErr w:type="spellStart"/>
      <w:r w:rsidRPr="005743A5">
        <w:rPr>
          <w:rFonts w:ascii="Courier New" w:hAnsi="Courier New" w:cs="Courier New"/>
        </w:rPr>
        <w:t>class</w:t>
      </w:r>
      <w:proofErr w:type="spellEnd"/>
      <w:r w:rsidRPr="005743A5">
        <w:rPr>
          <w:rFonts w:ascii="Courier New" w:hAnsi="Courier New" w:cs="Courier New"/>
        </w:rPr>
        <w:t xml:space="preserve"> General{</w:t>
      </w:r>
    </w:p>
    <w:p w14:paraId="04ACA409" w14:textId="7F484C9A" w:rsidR="007F3DE8" w:rsidRPr="005743A5" w:rsidRDefault="007F3DE8" w:rsidP="002C1785">
      <w:pPr>
        <w:jc w:val="both"/>
        <w:rPr>
          <w:rFonts w:ascii="Courier New" w:hAnsi="Courier New" w:cs="Courier New"/>
        </w:rPr>
      </w:pPr>
    </w:p>
    <w:p w14:paraId="5547BC16" w14:textId="195215CE" w:rsidR="007F3DE8" w:rsidRPr="005743A5" w:rsidRDefault="007F3DE8" w:rsidP="002C1785">
      <w:pPr>
        <w:jc w:val="both"/>
        <w:rPr>
          <w:rFonts w:ascii="Courier New" w:hAnsi="Courier New" w:cs="Courier New"/>
        </w:rPr>
      </w:pPr>
      <w:r w:rsidRPr="005743A5">
        <w:rPr>
          <w:rFonts w:ascii="Courier New" w:hAnsi="Courier New" w:cs="Courier New"/>
        </w:rPr>
        <w:tab/>
        <w:t>atrib1;</w:t>
      </w:r>
    </w:p>
    <w:p w14:paraId="17FC70B2" w14:textId="2CD9B634" w:rsidR="007F3DE8" w:rsidRPr="005743A5" w:rsidRDefault="007F3DE8" w:rsidP="002C1785">
      <w:pPr>
        <w:jc w:val="both"/>
        <w:rPr>
          <w:rFonts w:ascii="Courier New" w:hAnsi="Courier New" w:cs="Courier New"/>
        </w:rPr>
      </w:pPr>
      <w:r w:rsidRPr="005743A5">
        <w:rPr>
          <w:rFonts w:ascii="Courier New" w:hAnsi="Courier New" w:cs="Courier New"/>
        </w:rPr>
        <w:tab/>
        <w:t>atrib2;</w:t>
      </w:r>
    </w:p>
    <w:p w14:paraId="3D401DC3" w14:textId="65EDA500" w:rsidR="007F3DE8" w:rsidRPr="005743A5" w:rsidRDefault="00742300" w:rsidP="002C1785">
      <w:pPr>
        <w:jc w:val="both"/>
        <w:rPr>
          <w:rFonts w:ascii="Courier New" w:hAnsi="Courier New" w:cs="Courier New"/>
        </w:rPr>
      </w:pPr>
      <w:r w:rsidRPr="005743A5">
        <w:rPr>
          <w:rFonts w:ascii="Courier New" w:hAnsi="Courier New" w:cs="Courier New"/>
        </w:rPr>
        <w:t>}</w:t>
      </w:r>
    </w:p>
    <w:p w14:paraId="70102243" w14:textId="77777777" w:rsidR="00742300" w:rsidRPr="005743A5" w:rsidRDefault="00742300" w:rsidP="002C1785">
      <w:pPr>
        <w:jc w:val="both"/>
        <w:rPr>
          <w:rFonts w:ascii="Courier New" w:hAnsi="Courier New" w:cs="Courier New"/>
        </w:rPr>
      </w:pPr>
    </w:p>
    <w:p w14:paraId="1EE9BB0A" w14:textId="315E5524" w:rsidR="00742300" w:rsidRPr="005743A5" w:rsidRDefault="00742300" w:rsidP="002C1785">
      <w:pPr>
        <w:jc w:val="both"/>
        <w:rPr>
          <w:rFonts w:ascii="Courier New" w:hAnsi="Courier New" w:cs="Courier New"/>
          <w:lang w:val="en-US"/>
        </w:rPr>
      </w:pPr>
      <w:r w:rsidRPr="005743A5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="0073566B" w:rsidRPr="005743A5">
        <w:rPr>
          <w:rFonts w:ascii="Courier New" w:hAnsi="Courier New" w:cs="Courier New"/>
          <w:lang w:val="en-US"/>
        </w:rPr>
        <w:t>S</w:t>
      </w:r>
      <w:r w:rsidRPr="005743A5">
        <w:rPr>
          <w:rFonts w:ascii="Courier New" w:hAnsi="Courier New" w:cs="Courier New"/>
          <w:lang w:val="en-US"/>
        </w:rPr>
        <w:t>ubegeneral</w:t>
      </w:r>
      <w:proofErr w:type="spellEnd"/>
      <w:r w:rsidRPr="005743A5">
        <w:rPr>
          <w:rFonts w:ascii="Courier New" w:hAnsi="Courier New" w:cs="Courier New"/>
          <w:lang w:val="en-US"/>
        </w:rPr>
        <w:t xml:space="preserve"> extends General{</w:t>
      </w:r>
    </w:p>
    <w:p w14:paraId="5C3AA062" w14:textId="35933BC8" w:rsidR="00742300" w:rsidRPr="005743A5" w:rsidRDefault="00742300" w:rsidP="002C1785">
      <w:pPr>
        <w:jc w:val="both"/>
        <w:rPr>
          <w:rFonts w:ascii="Courier New" w:hAnsi="Courier New" w:cs="Courier New"/>
          <w:lang w:val="en-US"/>
        </w:rPr>
      </w:pPr>
      <w:r w:rsidRPr="005743A5">
        <w:rPr>
          <w:rFonts w:ascii="Courier New" w:hAnsi="Courier New" w:cs="Courier New"/>
          <w:lang w:val="en-US"/>
        </w:rPr>
        <w:tab/>
        <w:t>atrib3;</w:t>
      </w:r>
    </w:p>
    <w:p w14:paraId="19D7DB48" w14:textId="3E9E4A96" w:rsidR="00742300" w:rsidRPr="005743A5" w:rsidRDefault="00742300" w:rsidP="002C1785">
      <w:pPr>
        <w:jc w:val="both"/>
        <w:rPr>
          <w:rFonts w:ascii="Courier New" w:hAnsi="Courier New" w:cs="Courier New"/>
          <w:lang w:val="en-US"/>
        </w:rPr>
      </w:pPr>
      <w:r w:rsidRPr="005743A5">
        <w:rPr>
          <w:rFonts w:ascii="Courier New" w:hAnsi="Courier New" w:cs="Courier New"/>
          <w:lang w:val="en-US"/>
        </w:rPr>
        <w:tab/>
      </w:r>
    </w:p>
    <w:p w14:paraId="717F55FD" w14:textId="2E6D4CB7" w:rsidR="00742300" w:rsidRPr="005743A5" w:rsidRDefault="00742300" w:rsidP="002C1785">
      <w:pPr>
        <w:jc w:val="both"/>
        <w:rPr>
          <w:rFonts w:ascii="Courier New" w:hAnsi="Courier New" w:cs="Courier New"/>
          <w:lang w:val="en-US"/>
        </w:rPr>
      </w:pPr>
      <w:r w:rsidRPr="005743A5">
        <w:rPr>
          <w:rFonts w:ascii="Courier New" w:hAnsi="Courier New" w:cs="Courier New"/>
          <w:lang w:val="en-US"/>
        </w:rPr>
        <w:tab/>
        <w:t xml:space="preserve">public </w:t>
      </w:r>
      <w:proofErr w:type="spellStart"/>
      <w:r w:rsidRPr="005743A5">
        <w:rPr>
          <w:rFonts w:ascii="Courier New" w:hAnsi="Courier New" w:cs="Courier New"/>
          <w:lang w:val="en-US"/>
        </w:rPr>
        <w:t>Subgeneral</w:t>
      </w:r>
      <w:proofErr w:type="spellEnd"/>
      <w:r w:rsidRPr="005743A5">
        <w:rPr>
          <w:rFonts w:ascii="Courier New" w:hAnsi="Courier New" w:cs="Courier New"/>
          <w:lang w:val="en-US"/>
        </w:rPr>
        <w:t>(atrib1, atrib2, atrib3){</w:t>
      </w:r>
    </w:p>
    <w:p w14:paraId="49D20F11" w14:textId="29804E82" w:rsidR="00742300" w:rsidRPr="005743A5" w:rsidRDefault="00742300" w:rsidP="002C1785">
      <w:pPr>
        <w:jc w:val="both"/>
        <w:rPr>
          <w:rFonts w:ascii="Courier New" w:hAnsi="Courier New" w:cs="Courier New"/>
          <w:lang w:val="en-US"/>
        </w:rPr>
      </w:pPr>
      <w:r w:rsidRPr="005743A5">
        <w:rPr>
          <w:rFonts w:ascii="Courier New" w:hAnsi="Courier New" w:cs="Courier New"/>
          <w:lang w:val="en-US"/>
        </w:rPr>
        <w:tab/>
      </w:r>
      <w:r w:rsidRPr="005743A5">
        <w:rPr>
          <w:rFonts w:ascii="Courier New" w:hAnsi="Courier New" w:cs="Courier New"/>
          <w:lang w:val="en-US"/>
        </w:rPr>
        <w:tab/>
        <w:t>super(atrib1</w:t>
      </w:r>
      <w:r w:rsidR="0073566B" w:rsidRPr="005743A5">
        <w:rPr>
          <w:rFonts w:ascii="Courier New" w:hAnsi="Courier New" w:cs="Courier New"/>
          <w:lang w:val="en-US"/>
        </w:rPr>
        <w:t>);</w:t>
      </w:r>
    </w:p>
    <w:p w14:paraId="3FCBAA5F" w14:textId="6F77AF8E" w:rsidR="0073566B" w:rsidRPr="005743A5" w:rsidRDefault="0073566B" w:rsidP="002C1785">
      <w:pPr>
        <w:jc w:val="both"/>
        <w:rPr>
          <w:rFonts w:ascii="Courier New" w:hAnsi="Courier New" w:cs="Courier New"/>
          <w:lang w:val="en-US"/>
        </w:rPr>
      </w:pPr>
      <w:r w:rsidRPr="005743A5">
        <w:rPr>
          <w:rFonts w:ascii="Courier New" w:hAnsi="Courier New" w:cs="Courier New"/>
          <w:lang w:val="en-US"/>
        </w:rPr>
        <w:tab/>
      </w:r>
      <w:r w:rsidRPr="005743A5">
        <w:rPr>
          <w:rFonts w:ascii="Courier New" w:hAnsi="Courier New" w:cs="Courier New"/>
          <w:lang w:val="en-US"/>
        </w:rPr>
        <w:tab/>
        <w:t>super(atrib2);</w:t>
      </w:r>
    </w:p>
    <w:p w14:paraId="7B4C577B" w14:textId="5671DC16" w:rsidR="0073566B" w:rsidRPr="005743A5" w:rsidRDefault="0073566B" w:rsidP="002C1785">
      <w:pPr>
        <w:jc w:val="both"/>
        <w:rPr>
          <w:rFonts w:ascii="Courier New" w:hAnsi="Courier New" w:cs="Courier New"/>
          <w:lang w:val="en-US"/>
        </w:rPr>
      </w:pPr>
      <w:r w:rsidRPr="005743A5">
        <w:rPr>
          <w:rFonts w:ascii="Courier New" w:hAnsi="Courier New" w:cs="Courier New"/>
          <w:lang w:val="en-US"/>
        </w:rPr>
        <w:tab/>
      </w:r>
      <w:r w:rsidRPr="005743A5">
        <w:rPr>
          <w:rFonts w:ascii="Courier New" w:hAnsi="Courier New" w:cs="Courier New"/>
          <w:lang w:val="en-US"/>
        </w:rPr>
        <w:tab/>
        <w:t>this.atrib3 = atrib3;</w:t>
      </w:r>
    </w:p>
    <w:p w14:paraId="6BC6A29B" w14:textId="75FF8AC0" w:rsidR="0073566B" w:rsidRPr="005743A5" w:rsidRDefault="0073566B" w:rsidP="002C1785">
      <w:pPr>
        <w:jc w:val="both"/>
        <w:rPr>
          <w:rFonts w:ascii="Courier New" w:hAnsi="Courier New" w:cs="Courier New"/>
          <w:lang w:val="en-US"/>
        </w:rPr>
      </w:pPr>
      <w:r w:rsidRPr="005743A5">
        <w:rPr>
          <w:rFonts w:ascii="Courier New" w:hAnsi="Courier New" w:cs="Courier New"/>
          <w:lang w:val="en-US"/>
        </w:rPr>
        <w:tab/>
        <w:t>}</w:t>
      </w:r>
    </w:p>
    <w:p w14:paraId="711E6D97" w14:textId="677C61AD" w:rsidR="0073566B" w:rsidRPr="005743A5" w:rsidRDefault="0073566B" w:rsidP="002C1785">
      <w:pPr>
        <w:jc w:val="both"/>
        <w:rPr>
          <w:rFonts w:ascii="Courier New" w:hAnsi="Courier New" w:cs="Courier New"/>
          <w:lang w:val="en-US"/>
        </w:rPr>
      </w:pPr>
      <w:r w:rsidRPr="005743A5">
        <w:rPr>
          <w:rFonts w:ascii="Courier New" w:hAnsi="Courier New" w:cs="Courier New"/>
          <w:lang w:val="en-US"/>
        </w:rPr>
        <w:t>}</w:t>
      </w:r>
    </w:p>
    <w:p w14:paraId="73364FF8" w14:textId="77777777" w:rsidR="000D36D2" w:rsidRDefault="000D36D2" w:rsidP="002C1785">
      <w:pPr>
        <w:jc w:val="both"/>
        <w:rPr>
          <w:rFonts w:ascii="Bell MT" w:hAnsi="Bell MT"/>
          <w:lang w:val="en-US"/>
        </w:rPr>
      </w:pPr>
    </w:p>
    <w:p w14:paraId="6C5C6B99" w14:textId="18285664" w:rsidR="000D36D2" w:rsidRDefault="000D36D2" w:rsidP="002C1785">
      <w:pPr>
        <w:jc w:val="both"/>
        <w:rPr>
          <w:rFonts w:ascii="Bell MT" w:hAnsi="Bell MT"/>
        </w:rPr>
      </w:pPr>
      <w:r w:rsidRPr="000D36D2">
        <w:rPr>
          <w:rFonts w:ascii="Bell MT" w:hAnsi="Bell MT"/>
        </w:rPr>
        <w:t xml:space="preserve">Para llamar a los </w:t>
      </w:r>
      <w:r w:rsidRPr="00985EDB">
        <w:rPr>
          <w:rStyle w:val="Ttulo2Car"/>
          <w:rFonts w:ascii="Bell MT" w:hAnsi="Bell MT" w:cs="Courier New"/>
        </w:rPr>
        <w:t>Miembros de la superclase</w:t>
      </w:r>
      <w:r w:rsidR="001F2B67">
        <w:rPr>
          <w:rFonts w:ascii="Bell MT" w:hAnsi="Bell MT"/>
        </w:rPr>
        <w:t xml:space="preserve"> cuando también existen en la subclase</w:t>
      </w:r>
      <w:r w:rsidRPr="000D36D2">
        <w:rPr>
          <w:rFonts w:ascii="Bell MT" w:hAnsi="Bell MT"/>
        </w:rPr>
        <w:t>:</w:t>
      </w:r>
    </w:p>
    <w:p w14:paraId="69AAF1B5" w14:textId="77777777" w:rsidR="000D36D2" w:rsidRDefault="000D36D2" w:rsidP="002C1785">
      <w:pPr>
        <w:jc w:val="both"/>
        <w:rPr>
          <w:rFonts w:ascii="Bell MT" w:hAnsi="Bell MT"/>
        </w:rPr>
      </w:pPr>
    </w:p>
    <w:p w14:paraId="64DCA332" w14:textId="47917819" w:rsidR="000D36D2" w:rsidRDefault="000D36D2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>Miembros pueden ser variables y métodos.</w:t>
      </w:r>
    </w:p>
    <w:p w14:paraId="69F1E656" w14:textId="77777777" w:rsidR="00DF1BD8" w:rsidRDefault="00DF1BD8" w:rsidP="002C1785">
      <w:pPr>
        <w:jc w:val="both"/>
        <w:rPr>
          <w:rFonts w:ascii="Bell MT" w:hAnsi="Bell MT"/>
        </w:rPr>
      </w:pPr>
    </w:p>
    <w:p w14:paraId="27414A1A" w14:textId="49A35A46" w:rsidR="00DF1BD8" w:rsidRDefault="00DF1BD8" w:rsidP="002C1785">
      <w:pPr>
        <w:jc w:val="both"/>
        <w:rPr>
          <w:rFonts w:ascii="Bell MT" w:hAnsi="Bell MT"/>
        </w:rPr>
      </w:pPr>
      <w:r w:rsidRPr="00DF1BD8">
        <w:rPr>
          <w:rFonts w:ascii="Bell MT" w:hAnsi="Bell MT"/>
        </w:rPr>
        <w:t>Al Código de antes le a</w:t>
      </w:r>
      <w:r>
        <w:rPr>
          <w:rFonts w:ascii="Bell MT" w:hAnsi="Bell MT"/>
        </w:rPr>
        <w:t>ñadimos el método get</w:t>
      </w:r>
      <w:r w:rsidR="00ED04AA">
        <w:rPr>
          <w:rFonts w:ascii="Bell MT" w:hAnsi="Bell MT"/>
        </w:rPr>
        <w:t xml:space="preserve">Atributo1 </w:t>
      </w:r>
      <w:r w:rsidR="00082BB7">
        <w:rPr>
          <w:rFonts w:ascii="Bell MT" w:hAnsi="Bell MT"/>
        </w:rPr>
        <w:t>a la superclase</w:t>
      </w:r>
      <w:r w:rsidR="00A906BB">
        <w:rPr>
          <w:rFonts w:ascii="Bell MT" w:hAnsi="Bell MT"/>
        </w:rPr>
        <w:t>.</w:t>
      </w:r>
    </w:p>
    <w:p w14:paraId="35E1933F" w14:textId="461142D2" w:rsidR="00A906BB" w:rsidRDefault="00A906BB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Ahora en la función </w:t>
      </w:r>
      <w:proofErr w:type="spellStart"/>
      <w:r>
        <w:rPr>
          <w:rFonts w:ascii="Bell MT" w:hAnsi="Bell MT"/>
        </w:rPr>
        <w:t>toString</w:t>
      </w:r>
      <w:proofErr w:type="spellEnd"/>
      <w:r>
        <w:rPr>
          <w:rFonts w:ascii="Bell MT" w:hAnsi="Bell MT"/>
        </w:rPr>
        <w:t xml:space="preserve"> accedemos al método previo:</w:t>
      </w:r>
    </w:p>
    <w:p w14:paraId="0EBDD2BB" w14:textId="77777777" w:rsidR="00A906BB" w:rsidRDefault="00A906BB" w:rsidP="002C1785">
      <w:pPr>
        <w:jc w:val="both"/>
        <w:rPr>
          <w:rFonts w:ascii="Bell MT" w:hAnsi="Bell MT"/>
        </w:rPr>
      </w:pPr>
    </w:p>
    <w:p w14:paraId="6ADBD485" w14:textId="1CCB14CA" w:rsidR="00A906BB" w:rsidRPr="005743A5" w:rsidRDefault="00A906BB" w:rsidP="002C1785">
      <w:pPr>
        <w:jc w:val="both"/>
        <w:rPr>
          <w:rFonts w:ascii="Courier New" w:hAnsi="Courier New" w:cs="Courier New"/>
          <w:lang w:val="en-US"/>
        </w:rPr>
      </w:pPr>
      <w:r w:rsidRPr="005743A5">
        <w:rPr>
          <w:rFonts w:ascii="Courier New" w:hAnsi="Courier New" w:cs="Courier New"/>
          <w:lang w:val="en-US"/>
        </w:rPr>
        <w:t xml:space="preserve">public String </w:t>
      </w:r>
      <w:proofErr w:type="spellStart"/>
      <w:r w:rsidRPr="005743A5">
        <w:rPr>
          <w:rFonts w:ascii="Courier New" w:hAnsi="Courier New" w:cs="Courier New"/>
          <w:lang w:val="en-US"/>
        </w:rPr>
        <w:t>toString</w:t>
      </w:r>
      <w:proofErr w:type="spellEnd"/>
      <w:r w:rsidRPr="005743A5">
        <w:rPr>
          <w:rFonts w:ascii="Courier New" w:hAnsi="Courier New" w:cs="Courier New"/>
          <w:lang w:val="en-US"/>
        </w:rPr>
        <w:t>(){</w:t>
      </w:r>
    </w:p>
    <w:p w14:paraId="519F60C6" w14:textId="6A505A01" w:rsidR="00A906BB" w:rsidRPr="005743A5" w:rsidRDefault="00A906BB" w:rsidP="002C1785">
      <w:pPr>
        <w:jc w:val="both"/>
        <w:rPr>
          <w:rFonts w:ascii="Courier New" w:hAnsi="Courier New" w:cs="Courier New"/>
          <w:lang w:val="en-US"/>
        </w:rPr>
      </w:pPr>
      <w:r w:rsidRPr="005743A5">
        <w:rPr>
          <w:rFonts w:ascii="Courier New" w:hAnsi="Courier New" w:cs="Courier New"/>
          <w:lang w:val="en-US"/>
        </w:rPr>
        <w:tab/>
      </w:r>
    </w:p>
    <w:p w14:paraId="4FE2F4B7" w14:textId="481A0D12" w:rsidR="00A906BB" w:rsidRPr="00985EDB" w:rsidRDefault="00A906BB" w:rsidP="00985EDB">
      <w:pPr>
        <w:rPr>
          <w:rFonts w:ascii="Courier New" w:hAnsi="Courier New" w:cs="Courier New"/>
          <w:sz w:val="21"/>
          <w:szCs w:val="21"/>
        </w:rPr>
      </w:pPr>
      <w:r w:rsidRPr="00985EDB">
        <w:rPr>
          <w:rFonts w:ascii="Courier New" w:hAnsi="Courier New" w:cs="Courier New"/>
          <w:sz w:val="21"/>
          <w:szCs w:val="21"/>
          <w:lang w:val="en-US"/>
        </w:rPr>
        <w:tab/>
      </w:r>
      <w:proofErr w:type="spellStart"/>
      <w:r w:rsidRPr="00985EDB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985EDB">
        <w:rPr>
          <w:rFonts w:ascii="Courier New" w:hAnsi="Courier New" w:cs="Courier New"/>
          <w:sz w:val="21"/>
          <w:szCs w:val="21"/>
        </w:rPr>
        <w:t xml:space="preserve"> “</w:t>
      </w:r>
      <w:r w:rsidR="00ED04AA" w:rsidRPr="00985EDB">
        <w:rPr>
          <w:rFonts w:ascii="Courier New" w:hAnsi="Courier New" w:cs="Courier New"/>
          <w:sz w:val="21"/>
          <w:szCs w:val="21"/>
        </w:rPr>
        <w:t>Este texto quiere devolver el atributo1:” + super.getAtributo1</w:t>
      </w:r>
    </w:p>
    <w:p w14:paraId="4BFD903C" w14:textId="599327A2" w:rsidR="00ED04AA" w:rsidRPr="00985EDB" w:rsidRDefault="00ED04AA" w:rsidP="00985EDB">
      <w:pPr>
        <w:rPr>
          <w:rFonts w:ascii="Courier New" w:hAnsi="Courier New" w:cs="Courier New"/>
          <w:sz w:val="21"/>
          <w:szCs w:val="21"/>
        </w:rPr>
      </w:pPr>
      <w:r w:rsidRPr="00985EDB">
        <w:rPr>
          <w:rFonts w:ascii="Courier New" w:hAnsi="Courier New" w:cs="Courier New"/>
          <w:sz w:val="21"/>
          <w:szCs w:val="21"/>
        </w:rPr>
        <w:t>}</w:t>
      </w:r>
    </w:p>
    <w:p w14:paraId="103F02DC" w14:textId="77777777" w:rsidR="00ED04AA" w:rsidRPr="00985EDB" w:rsidRDefault="00ED04AA" w:rsidP="00985EDB">
      <w:pPr>
        <w:rPr>
          <w:rFonts w:ascii="Bell MT" w:hAnsi="Bell MT"/>
          <w:sz w:val="21"/>
          <w:szCs w:val="21"/>
        </w:rPr>
      </w:pPr>
    </w:p>
    <w:p w14:paraId="044D1FA6" w14:textId="77777777" w:rsidR="00ED04AA" w:rsidRDefault="00ED04AA" w:rsidP="002C1785">
      <w:pPr>
        <w:jc w:val="both"/>
        <w:rPr>
          <w:rFonts w:ascii="Bell MT" w:hAnsi="Bell MT"/>
        </w:rPr>
      </w:pPr>
    </w:p>
    <w:p w14:paraId="5AA342B3" w14:textId="766AAF16" w:rsidR="00480E9B" w:rsidRDefault="00480E9B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Para </w:t>
      </w:r>
      <w:r w:rsidR="00985EDB" w:rsidRPr="00985EDB">
        <w:rPr>
          <w:rStyle w:val="Ttulo2Car"/>
          <w:rFonts w:ascii="Bell MT" w:hAnsi="Bell MT"/>
        </w:rPr>
        <w:t>Sobrescribir</w:t>
      </w:r>
      <w:r>
        <w:rPr>
          <w:rFonts w:ascii="Bell MT" w:hAnsi="Bell MT"/>
        </w:rPr>
        <w:t xml:space="preserve"> métodos:</w:t>
      </w:r>
    </w:p>
    <w:p w14:paraId="70ECE382" w14:textId="77777777" w:rsidR="00480E9B" w:rsidRDefault="00480E9B" w:rsidP="002C1785">
      <w:pPr>
        <w:jc w:val="both"/>
        <w:rPr>
          <w:rFonts w:ascii="Bell MT" w:hAnsi="Bell MT"/>
        </w:rPr>
      </w:pPr>
    </w:p>
    <w:p w14:paraId="305FD320" w14:textId="2A4C6DAB" w:rsidR="00480E9B" w:rsidRDefault="00480E9B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Cuando se quiere </w:t>
      </w:r>
      <w:r w:rsidR="007F7D21">
        <w:rPr>
          <w:rFonts w:ascii="Bell MT" w:hAnsi="Bell MT"/>
        </w:rPr>
        <w:t>sobrescribir</w:t>
      </w:r>
      <w:r>
        <w:rPr>
          <w:rFonts w:ascii="Bell MT" w:hAnsi="Bell MT"/>
        </w:rPr>
        <w:t xml:space="preserve"> un método de la superclase</w:t>
      </w:r>
      <w:r w:rsidR="00FA15B2">
        <w:rPr>
          <w:rFonts w:ascii="Bell MT" w:hAnsi="Bell MT"/>
        </w:rPr>
        <w:t xml:space="preserve">; extender el comportamiento del método en la subclase sin perder </w:t>
      </w:r>
      <w:r w:rsidR="007F7D21">
        <w:rPr>
          <w:rFonts w:ascii="Bell MT" w:hAnsi="Bell MT"/>
        </w:rPr>
        <w:t>funcionalidad</w:t>
      </w:r>
      <w:r w:rsidR="00FA15B2">
        <w:rPr>
          <w:rFonts w:ascii="Bell MT" w:hAnsi="Bell MT"/>
        </w:rPr>
        <w:t xml:space="preserve"> </w:t>
      </w:r>
      <w:r w:rsidR="007F7D21">
        <w:rPr>
          <w:rFonts w:ascii="Bell MT" w:hAnsi="Bell MT"/>
        </w:rPr>
        <w:t>original.</w:t>
      </w:r>
    </w:p>
    <w:p w14:paraId="4EBAC24D" w14:textId="77777777" w:rsidR="005743A5" w:rsidRDefault="005743A5" w:rsidP="002C1785">
      <w:pPr>
        <w:jc w:val="both"/>
        <w:rPr>
          <w:rFonts w:ascii="Bell MT" w:hAnsi="Bell MT"/>
        </w:rPr>
      </w:pPr>
    </w:p>
    <w:p w14:paraId="52519625" w14:textId="733AA0DD" w:rsidR="005743A5" w:rsidRPr="00ED04AA" w:rsidRDefault="005743A5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>Es decir, sobrecargar un método e implementarle un código diferente. (Polimorfismo)</w:t>
      </w:r>
    </w:p>
    <w:p w14:paraId="57573D74" w14:textId="77777777" w:rsidR="00533BF1" w:rsidRPr="00ED04AA" w:rsidRDefault="00533BF1" w:rsidP="002C1785">
      <w:pPr>
        <w:jc w:val="both"/>
        <w:rPr>
          <w:rFonts w:ascii="Bell MT" w:hAnsi="Bell MT"/>
        </w:rPr>
      </w:pPr>
    </w:p>
    <w:p w14:paraId="59B8D76C" w14:textId="77777777" w:rsidR="009A53C8" w:rsidRPr="00ED04AA" w:rsidRDefault="009A53C8" w:rsidP="002C1785">
      <w:pPr>
        <w:jc w:val="both"/>
        <w:rPr>
          <w:rFonts w:ascii="Bell MT" w:hAnsi="Bell MT"/>
        </w:rPr>
      </w:pPr>
    </w:p>
    <w:p w14:paraId="18F85A1B" w14:textId="6AD3A629" w:rsidR="009A53C8" w:rsidRPr="00C5106A" w:rsidRDefault="009A53C8" w:rsidP="00C5106A">
      <w:pPr>
        <w:pStyle w:val="Ttulo1"/>
        <w:jc w:val="center"/>
        <w:rPr>
          <w:rFonts w:ascii="Bell MT" w:hAnsi="Bell MT"/>
          <w:b/>
          <w:bCs/>
        </w:rPr>
      </w:pPr>
      <w:bookmarkStart w:id="62" w:name="_Toc160552220"/>
      <w:r w:rsidRPr="00C5106A">
        <w:rPr>
          <w:rFonts w:ascii="Bell MT" w:hAnsi="Bell MT"/>
          <w:b/>
          <w:bCs/>
        </w:rPr>
        <w:t>POLIMORFISMO</w:t>
      </w:r>
      <w:r w:rsidR="007B66BC" w:rsidRPr="00C5106A">
        <w:rPr>
          <w:rStyle w:val="Refdenotaalpie"/>
          <w:rFonts w:ascii="Bell MT" w:hAnsi="Bell MT"/>
          <w:b/>
          <w:bCs/>
        </w:rPr>
        <w:footnoteReference w:id="5"/>
      </w:r>
      <w:bookmarkEnd w:id="62"/>
    </w:p>
    <w:p w14:paraId="5F16053C" w14:textId="77777777" w:rsidR="007B66BC" w:rsidRDefault="007B66BC" w:rsidP="002C1785">
      <w:pPr>
        <w:jc w:val="both"/>
        <w:rPr>
          <w:rFonts w:ascii="Bell MT" w:hAnsi="Bell MT"/>
        </w:rPr>
      </w:pPr>
    </w:p>
    <w:p w14:paraId="2315305E" w14:textId="77777777" w:rsidR="00FD29F2" w:rsidRDefault="00781F58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>Cualidad por la que un objeto</w:t>
      </w:r>
      <w:r w:rsidR="00131FAF">
        <w:rPr>
          <w:rFonts w:ascii="Bell MT" w:hAnsi="Bell MT"/>
        </w:rPr>
        <w:t xml:space="preserve"> puede adquirir distintas formas. Concretamente, en java es la creación y uso de dos métodos con mismo nombre y diferente</w:t>
      </w:r>
      <w:r w:rsidR="00DF5875">
        <w:rPr>
          <w:rFonts w:ascii="Bell MT" w:hAnsi="Bell MT"/>
        </w:rPr>
        <w:t xml:space="preserve">. </w:t>
      </w:r>
    </w:p>
    <w:p w14:paraId="728E29D5" w14:textId="77777777" w:rsidR="00FD29F2" w:rsidRDefault="00FD29F2" w:rsidP="002C1785">
      <w:pPr>
        <w:jc w:val="both"/>
        <w:rPr>
          <w:rFonts w:ascii="Bell MT" w:hAnsi="Bell MT"/>
        </w:rPr>
      </w:pPr>
    </w:p>
    <w:p w14:paraId="6EBDED7A" w14:textId="7EED5977" w:rsidR="009A53C8" w:rsidRDefault="00DF5875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Se utiliza </w:t>
      </w:r>
      <w:r w:rsidR="00FD29F2">
        <w:rPr>
          <w:rFonts w:ascii="Bell MT" w:hAnsi="Bell MT"/>
        </w:rPr>
        <w:t>generalmente para que dos funciones con misma finalidad acepten parámetros diferentes.</w:t>
      </w:r>
    </w:p>
    <w:p w14:paraId="39F61463" w14:textId="77777777" w:rsidR="002E4AA0" w:rsidRDefault="002E4AA0" w:rsidP="002C1785">
      <w:pPr>
        <w:jc w:val="both"/>
        <w:rPr>
          <w:rFonts w:ascii="Bell MT" w:hAnsi="Bell MT"/>
        </w:rPr>
      </w:pPr>
    </w:p>
    <w:p w14:paraId="2BE8CF1A" w14:textId="63A55A32" w:rsidR="002E4AA0" w:rsidRDefault="002E4AA0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>Se recomienda usar el mismo nombre por el sistema abierto-cerrado</w:t>
      </w:r>
      <w:r w:rsidR="00727CCC">
        <w:rPr>
          <w:rFonts w:ascii="Bell MT" w:hAnsi="Bell MT"/>
        </w:rPr>
        <w:t>; abierto a la extensión y cerrado a la modificación.</w:t>
      </w:r>
    </w:p>
    <w:p w14:paraId="31AB6625" w14:textId="77777777" w:rsidR="003E0E13" w:rsidRDefault="003E0E13" w:rsidP="002C1785">
      <w:pPr>
        <w:jc w:val="both"/>
        <w:rPr>
          <w:rFonts w:ascii="Bell MT" w:hAnsi="Bell MT"/>
        </w:rPr>
      </w:pPr>
    </w:p>
    <w:p w14:paraId="4D7A9BCA" w14:textId="7F440398" w:rsidR="003E0E13" w:rsidRPr="00C5106A" w:rsidRDefault="003E0E13" w:rsidP="004B33F8">
      <w:pPr>
        <w:pStyle w:val="Ttulo2"/>
        <w:jc w:val="center"/>
        <w:rPr>
          <w:rFonts w:ascii="Bell MT" w:hAnsi="Bell MT"/>
        </w:rPr>
      </w:pPr>
      <w:bookmarkStart w:id="63" w:name="_Toc160552221"/>
      <w:r w:rsidRPr="00C5106A">
        <w:rPr>
          <w:rFonts w:ascii="Bell MT" w:hAnsi="Bell MT"/>
        </w:rPr>
        <w:t>HERENCIA VS POLIMORFISMO</w:t>
      </w:r>
      <w:bookmarkEnd w:id="63"/>
    </w:p>
    <w:p w14:paraId="272F5C61" w14:textId="77777777" w:rsidR="003E0E13" w:rsidRDefault="003E0E13" w:rsidP="002C1785">
      <w:pPr>
        <w:jc w:val="both"/>
        <w:rPr>
          <w:rFonts w:ascii="Bell MT" w:hAnsi="Bell MT"/>
        </w:rPr>
      </w:pPr>
    </w:p>
    <w:p w14:paraId="6026EE19" w14:textId="16E96BDA" w:rsidR="003E0E13" w:rsidRDefault="003E0E13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>En la herencia, las clases hijas heredan todos los métodos y atributos de la clase padre</w:t>
      </w:r>
      <w:r w:rsidR="00FD545F">
        <w:rPr>
          <w:rFonts w:ascii="Bell MT" w:hAnsi="Bell MT"/>
        </w:rPr>
        <w:t>, sin modificar los métodos de la clase padre.</w:t>
      </w:r>
      <w:r w:rsidR="001D5AF9">
        <w:rPr>
          <w:rFonts w:ascii="Bell MT" w:hAnsi="Bell MT"/>
        </w:rPr>
        <w:t xml:space="preserve"> Herencia: reutiliza código.</w:t>
      </w:r>
    </w:p>
    <w:p w14:paraId="351F4BC3" w14:textId="77777777" w:rsidR="00FD545F" w:rsidRDefault="00FD545F" w:rsidP="002C1785">
      <w:pPr>
        <w:jc w:val="both"/>
        <w:rPr>
          <w:rFonts w:ascii="Bell MT" w:hAnsi="Bell MT"/>
        </w:rPr>
      </w:pPr>
    </w:p>
    <w:p w14:paraId="7D097202" w14:textId="6DCCCE04" w:rsidR="00FD545F" w:rsidRDefault="00FD545F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>En el polimorfismo,</w:t>
      </w:r>
      <w:r w:rsidR="007635F7">
        <w:rPr>
          <w:rFonts w:ascii="Bell MT" w:hAnsi="Bell MT"/>
        </w:rPr>
        <w:t xml:space="preserve"> los atributos son iguales pero los métodos(se llaman igual) </w:t>
      </w:r>
      <w:r w:rsidR="001D5AF9">
        <w:rPr>
          <w:rFonts w:ascii="Bell MT" w:hAnsi="Bell MT"/>
        </w:rPr>
        <w:t xml:space="preserve">tienen su propia implementación. Polimorfismo: </w:t>
      </w:r>
      <w:r w:rsidR="003A2239">
        <w:rPr>
          <w:rFonts w:ascii="Bell MT" w:hAnsi="Bell MT"/>
        </w:rPr>
        <w:t>dinamiza el código y simplifica funciones.</w:t>
      </w:r>
      <w:r w:rsidR="00CF0D8A">
        <w:rPr>
          <w:rFonts w:ascii="Bell MT" w:hAnsi="Bell MT"/>
        </w:rPr>
        <w:t xml:space="preserve"> Según qué parámetros se introduzcan, se usará una función u otra.</w:t>
      </w:r>
    </w:p>
    <w:p w14:paraId="0EA7DDAE" w14:textId="77777777" w:rsidR="00CF0D8A" w:rsidRDefault="00CF0D8A" w:rsidP="002C1785">
      <w:pPr>
        <w:jc w:val="both"/>
        <w:rPr>
          <w:rFonts w:ascii="Bell MT" w:hAnsi="Bell MT"/>
        </w:rPr>
      </w:pPr>
    </w:p>
    <w:p w14:paraId="0CE4411F" w14:textId="59440264" w:rsidR="00CF0D8A" w:rsidRPr="004B33F8" w:rsidRDefault="00CF0D8A" w:rsidP="004B33F8">
      <w:pPr>
        <w:pStyle w:val="Ttulo2"/>
        <w:jc w:val="center"/>
        <w:rPr>
          <w:rFonts w:ascii="Bell MT" w:hAnsi="Bell MT"/>
        </w:rPr>
      </w:pPr>
      <w:bookmarkStart w:id="64" w:name="_Toc160552222"/>
      <w:r w:rsidRPr="004B33F8">
        <w:rPr>
          <w:rFonts w:ascii="Bell MT" w:hAnsi="Bell MT"/>
        </w:rPr>
        <w:t>TIPOS DE POLIMOORFISMO</w:t>
      </w:r>
      <w:bookmarkEnd w:id="64"/>
    </w:p>
    <w:p w14:paraId="60C5086E" w14:textId="3A092B0E" w:rsidR="00CF0D8A" w:rsidRDefault="00CF0D8A" w:rsidP="002C1785">
      <w:pPr>
        <w:jc w:val="both"/>
        <w:rPr>
          <w:rFonts w:ascii="Bell MT" w:hAnsi="Bell MT"/>
        </w:rPr>
      </w:pPr>
    </w:p>
    <w:p w14:paraId="0FC741F1" w14:textId="381582A3" w:rsidR="009A7FEA" w:rsidRDefault="009A7FEA" w:rsidP="002C1785">
      <w:pPr>
        <w:jc w:val="both"/>
        <w:rPr>
          <w:rFonts w:ascii="Bell MT" w:hAnsi="Bell MT"/>
        </w:rPr>
      </w:pPr>
      <w:bookmarkStart w:id="65" w:name="_Toc160552223"/>
      <w:r w:rsidRPr="004B33F8">
        <w:rPr>
          <w:rStyle w:val="Ttulo3Car"/>
          <w:rFonts w:ascii="Bell MT" w:hAnsi="Bell MT"/>
          <w:b/>
          <w:bCs/>
        </w:rPr>
        <w:t>Estático</w:t>
      </w:r>
      <w:bookmarkEnd w:id="65"/>
      <w:r>
        <w:rPr>
          <w:rFonts w:ascii="Bell MT" w:hAnsi="Bell MT"/>
        </w:rPr>
        <w:t xml:space="preserve"> (de compilación):</w:t>
      </w:r>
    </w:p>
    <w:p w14:paraId="6925FA90" w14:textId="77777777" w:rsidR="009A7FEA" w:rsidRDefault="009A7FEA" w:rsidP="002C1785">
      <w:pPr>
        <w:jc w:val="both"/>
        <w:rPr>
          <w:rFonts w:ascii="Bell MT" w:hAnsi="Bell MT"/>
        </w:rPr>
      </w:pPr>
    </w:p>
    <w:p w14:paraId="74163D95" w14:textId="77777777" w:rsidR="0047538C" w:rsidRDefault="001B541D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>Se usa para crear varios métodos con el mismo nombre en la misma clase con parámetros de tipos distintos.</w:t>
      </w:r>
      <w:r w:rsidR="00607E15">
        <w:rPr>
          <w:rFonts w:ascii="Bell MT" w:hAnsi="Bell MT"/>
        </w:rPr>
        <w:t xml:space="preserve"> </w:t>
      </w:r>
    </w:p>
    <w:p w14:paraId="45A17D2F" w14:textId="77777777" w:rsidR="0047538C" w:rsidRDefault="0047538C" w:rsidP="002C1785">
      <w:pPr>
        <w:jc w:val="both"/>
        <w:rPr>
          <w:rFonts w:ascii="Bell MT" w:hAnsi="Bell MT"/>
        </w:rPr>
      </w:pPr>
    </w:p>
    <w:p w14:paraId="0EC2EB42" w14:textId="3D6A6DF2" w:rsidR="0047538C" w:rsidRDefault="0047538C" w:rsidP="002C1785">
      <w:pPr>
        <w:jc w:val="both"/>
        <w:rPr>
          <w:rFonts w:ascii="Bell MT" w:hAnsi="Bell MT"/>
        </w:rPr>
      </w:pPr>
      <w:bookmarkStart w:id="66" w:name="_Toc160552224"/>
      <w:r w:rsidRPr="004B33F8">
        <w:rPr>
          <w:rStyle w:val="Ttulo3Car"/>
          <w:rFonts w:ascii="Bell MT" w:hAnsi="Bell MT"/>
          <w:b/>
          <w:bCs/>
        </w:rPr>
        <w:t>Dinámico</w:t>
      </w:r>
      <w:bookmarkEnd w:id="66"/>
      <w:r>
        <w:rPr>
          <w:rFonts w:ascii="Bell MT" w:hAnsi="Bell MT"/>
        </w:rPr>
        <w:t xml:space="preserve"> (de ejecución):</w:t>
      </w:r>
    </w:p>
    <w:p w14:paraId="54FEFD6C" w14:textId="77777777" w:rsidR="004B33F8" w:rsidRDefault="004B33F8" w:rsidP="002C1785">
      <w:pPr>
        <w:jc w:val="both"/>
        <w:rPr>
          <w:rFonts w:ascii="Bell MT" w:hAnsi="Bell MT"/>
        </w:rPr>
      </w:pPr>
    </w:p>
    <w:p w14:paraId="42299F20" w14:textId="3793FF0E" w:rsidR="00BB1B2F" w:rsidRDefault="0098530E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Se usa para que un método de la clase padre tenga la misma finalidad en la clase hija pero con un código </w:t>
      </w:r>
      <w:r w:rsidR="00C20477">
        <w:rPr>
          <w:rFonts w:ascii="Bell MT" w:hAnsi="Bell MT"/>
        </w:rPr>
        <w:t>propio</w:t>
      </w:r>
      <w:r>
        <w:rPr>
          <w:rFonts w:ascii="Bell MT" w:hAnsi="Bell MT"/>
        </w:rPr>
        <w:t>.</w:t>
      </w:r>
    </w:p>
    <w:p w14:paraId="053E9F6B" w14:textId="77777777" w:rsidR="00C20477" w:rsidRDefault="00C20477" w:rsidP="002C1785">
      <w:pPr>
        <w:jc w:val="both"/>
        <w:rPr>
          <w:rFonts w:ascii="Bell MT" w:hAnsi="Bell MT"/>
        </w:rPr>
      </w:pPr>
    </w:p>
    <w:p w14:paraId="3739A58E" w14:textId="5F4C576D" w:rsidR="009A7FEA" w:rsidRPr="00C20477" w:rsidRDefault="00607E15" w:rsidP="002C1785">
      <w:pPr>
        <w:jc w:val="both"/>
        <w:rPr>
          <w:rFonts w:ascii="Bell MT" w:hAnsi="Bell MT"/>
          <w:color w:val="7030A0"/>
        </w:rPr>
      </w:pPr>
      <w:r w:rsidRPr="00C20477">
        <w:rPr>
          <w:rFonts w:ascii="Bell MT" w:hAnsi="Bell MT"/>
          <w:color w:val="7030A0"/>
        </w:rPr>
        <w:t>Ejemplo:</w:t>
      </w:r>
    </w:p>
    <w:p w14:paraId="01478C46" w14:textId="2E972160" w:rsidR="00607E15" w:rsidRDefault="00607E15" w:rsidP="002C1785">
      <w:pPr>
        <w:jc w:val="both"/>
        <w:rPr>
          <w:rFonts w:ascii="Bell MT" w:hAnsi="Bell MT"/>
        </w:rPr>
      </w:pPr>
      <w:r>
        <w:rPr>
          <w:rFonts w:ascii="Bell MT" w:hAnsi="Bell MT"/>
        </w:rPr>
        <w:t xml:space="preserve">A partir de la superclase </w:t>
      </w:r>
      <w:proofErr w:type="spellStart"/>
      <w:r>
        <w:rPr>
          <w:rFonts w:ascii="Bell MT" w:hAnsi="Bell MT"/>
        </w:rPr>
        <w:t>Shape</w:t>
      </w:r>
      <w:proofErr w:type="spellEnd"/>
      <w:r w:rsidR="00446A68">
        <w:rPr>
          <w:rFonts w:ascii="Bell MT" w:hAnsi="Bell MT"/>
        </w:rPr>
        <w:t xml:space="preserve"> con su método vacío </w:t>
      </w:r>
      <w:proofErr w:type="spellStart"/>
      <w:r w:rsidR="00446A68">
        <w:rPr>
          <w:rFonts w:ascii="Bell MT" w:hAnsi="Bell MT"/>
        </w:rPr>
        <w:t>getArea</w:t>
      </w:r>
      <w:proofErr w:type="spellEnd"/>
      <w:r w:rsidR="00446A68">
        <w:rPr>
          <w:rFonts w:ascii="Bell MT" w:hAnsi="Bell MT"/>
        </w:rPr>
        <w:t xml:space="preserve">, creamos </w:t>
      </w:r>
      <w:r w:rsidR="007B66BC">
        <w:rPr>
          <w:rFonts w:ascii="Bell MT" w:hAnsi="Bell MT"/>
        </w:rPr>
        <w:t>2</w:t>
      </w:r>
      <w:r w:rsidR="00446A68">
        <w:rPr>
          <w:rFonts w:ascii="Bell MT" w:hAnsi="Bell MT"/>
        </w:rPr>
        <w:t xml:space="preserve"> subclases: círculo, cuadrado</w:t>
      </w:r>
      <w:r w:rsidR="00922DA1">
        <w:rPr>
          <w:rFonts w:ascii="Bell MT" w:hAnsi="Bell MT"/>
        </w:rPr>
        <w:t xml:space="preserve">. Las dos tendrán el método </w:t>
      </w:r>
      <w:proofErr w:type="spellStart"/>
      <w:r w:rsidR="00922DA1">
        <w:rPr>
          <w:rFonts w:ascii="Bell MT" w:hAnsi="Bell MT"/>
        </w:rPr>
        <w:t>getArea</w:t>
      </w:r>
      <w:proofErr w:type="spellEnd"/>
      <w:r w:rsidR="00922DA1">
        <w:rPr>
          <w:rFonts w:ascii="Bell MT" w:hAnsi="Bell MT"/>
        </w:rPr>
        <w:t>()</w:t>
      </w:r>
      <w:r w:rsidR="00BB1B2F">
        <w:rPr>
          <w:rFonts w:ascii="Bell MT" w:hAnsi="Bell MT"/>
        </w:rPr>
        <w:t>, pero cada una tendrá un código de cálculo diferente.</w:t>
      </w:r>
    </w:p>
    <w:p w14:paraId="15289356" w14:textId="77777777" w:rsidR="009A7FEA" w:rsidRDefault="009A7FEA" w:rsidP="002C1785">
      <w:pPr>
        <w:jc w:val="both"/>
        <w:rPr>
          <w:rFonts w:ascii="Bell MT" w:hAnsi="Bell MT"/>
        </w:rPr>
      </w:pPr>
    </w:p>
    <w:p w14:paraId="1616FEE3" w14:textId="77777777" w:rsidR="00CF0D8A" w:rsidRDefault="00CF0D8A" w:rsidP="002C1785">
      <w:pPr>
        <w:jc w:val="both"/>
        <w:rPr>
          <w:rFonts w:ascii="Bell MT" w:hAnsi="Bell MT"/>
        </w:rPr>
      </w:pPr>
    </w:p>
    <w:p w14:paraId="498D7DD6" w14:textId="77777777" w:rsidR="001D5AF9" w:rsidRPr="002C1785" w:rsidRDefault="001D5AF9" w:rsidP="002C1785">
      <w:pPr>
        <w:jc w:val="both"/>
        <w:rPr>
          <w:rFonts w:ascii="Bell MT" w:hAnsi="Bell MT"/>
        </w:rPr>
      </w:pPr>
    </w:p>
    <w:sectPr w:rsidR="001D5AF9" w:rsidRPr="002C1785" w:rsidSect="0049008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F19DB" w14:textId="77777777" w:rsidR="00490089" w:rsidRDefault="00490089" w:rsidP="00BB5407">
      <w:r>
        <w:separator/>
      </w:r>
    </w:p>
  </w:endnote>
  <w:endnote w:type="continuationSeparator" w:id="0">
    <w:p w14:paraId="6FDC2C76" w14:textId="77777777" w:rsidR="00490089" w:rsidRDefault="00490089" w:rsidP="00BB5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4D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C2321" w14:textId="77777777" w:rsidR="00490089" w:rsidRDefault="00490089" w:rsidP="00BB5407">
      <w:r>
        <w:separator/>
      </w:r>
    </w:p>
  </w:footnote>
  <w:footnote w:type="continuationSeparator" w:id="0">
    <w:p w14:paraId="036C5669" w14:textId="77777777" w:rsidR="00490089" w:rsidRDefault="00490089" w:rsidP="00BB5407">
      <w:r>
        <w:continuationSeparator/>
      </w:r>
    </w:p>
  </w:footnote>
  <w:footnote w:id="1">
    <w:p w14:paraId="7571E9F6" w14:textId="23DFE707" w:rsidR="004E3F7E" w:rsidRDefault="004E3F7E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="00864214" w:rsidRPr="00864214">
          <w:rPr>
            <w:rStyle w:val="Hipervnculo"/>
          </w:rPr>
          <w:t>https://interactivechaos.com/es/manual/tutorial-de-python/clases-e-instancias</w:t>
        </w:r>
      </w:hyperlink>
    </w:p>
  </w:footnote>
  <w:footnote w:id="2">
    <w:p w14:paraId="6F9BBD99" w14:textId="4B7547F5" w:rsidR="00BB5407" w:rsidRDefault="00BB5407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D00BE2">
        <w:t xml:space="preserve">Nota: </w:t>
      </w:r>
      <w:r w:rsidR="00356D42">
        <w:t>En el uso de clases y objetos, no debemos de preocuparnos del desarrollo de sus métodos, solo</w:t>
      </w:r>
      <w:r w:rsidR="00E210DA">
        <w:t xml:space="preserve"> nos importa cómo se encuentra definida la interfaz del objeto y su funcionalidad</w:t>
      </w:r>
      <w:r w:rsidR="002F738A">
        <w:t xml:space="preserve">. URL: </w:t>
      </w:r>
      <w:hyperlink r:id="rId2" w:history="1">
        <w:r w:rsidR="002F738A" w:rsidRPr="002B4052">
          <w:rPr>
            <w:rStyle w:val="Hipervnculo"/>
          </w:rPr>
          <w:t>https://interactivechaos.com/es/manual/tutorial-de-python/atributos-y-metodos</w:t>
        </w:r>
      </w:hyperlink>
      <w:r w:rsidR="002F738A">
        <w:t xml:space="preserve"> </w:t>
      </w:r>
    </w:p>
  </w:footnote>
  <w:footnote w:id="3">
    <w:p w14:paraId="570F35CB" w14:textId="1F260F67" w:rsidR="00F50EC7" w:rsidRPr="00223309" w:rsidRDefault="00F50EC7" w:rsidP="00B53987">
      <w:pPr>
        <w:rPr>
          <w:sz w:val="18"/>
          <w:szCs w:val="18"/>
        </w:rPr>
      </w:pPr>
      <w:r w:rsidRPr="00223309">
        <w:rPr>
          <w:rStyle w:val="Refdenotaalpie"/>
          <w:sz w:val="18"/>
          <w:szCs w:val="18"/>
        </w:rPr>
        <w:footnoteRef/>
      </w:r>
      <w:r w:rsidRPr="00223309">
        <w:rPr>
          <w:sz w:val="18"/>
          <w:szCs w:val="18"/>
        </w:rPr>
        <w:t xml:space="preserve"> </w:t>
      </w:r>
      <w:hyperlink r:id="rId3" w:history="1">
        <w:r w:rsidRPr="00223309">
          <w:rPr>
            <w:rStyle w:val="Hipervnculo"/>
            <w:sz w:val="18"/>
            <w:szCs w:val="18"/>
          </w:rPr>
          <w:t>https://lenguajesdeprogramacion.net/diccionario/diferencia-entre-public-protected-o-private/</w:t>
        </w:r>
      </w:hyperlink>
      <w:r w:rsidRPr="00223309">
        <w:rPr>
          <w:sz w:val="18"/>
          <w:szCs w:val="18"/>
        </w:rPr>
        <w:t xml:space="preserve"> </w:t>
      </w:r>
    </w:p>
  </w:footnote>
  <w:footnote w:id="4">
    <w:p w14:paraId="5C76CA2A" w14:textId="179BA75F" w:rsidR="009F02EF" w:rsidRDefault="009F02EF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BE5432">
        <w:t xml:space="preserve">Evento: ejecución de una </w:t>
      </w:r>
      <w:proofErr w:type="spellStart"/>
      <w:r w:rsidR="00BE5432">
        <w:t>opoeración</w:t>
      </w:r>
      <w:proofErr w:type="spellEnd"/>
    </w:p>
  </w:footnote>
  <w:footnote w:id="5">
    <w:p w14:paraId="549A6B27" w14:textId="63D4BBB3" w:rsidR="007B66BC" w:rsidRDefault="007B66BC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4" w:history="1">
        <w:r w:rsidRPr="006C23E1">
          <w:rPr>
            <w:rStyle w:val="Hipervnculo"/>
          </w:rPr>
          <w:t>https://blog.hubspot.es/website/polimorfismo-java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474F"/>
    <w:multiLevelType w:val="hybridMultilevel"/>
    <w:tmpl w:val="3B2A416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C6FF7"/>
    <w:multiLevelType w:val="hybridMultilevel"/>
    <w:tmpl w:val="C390E7EE"/>
    <w:lvl w:ilvl="0" w:tplc="5F8282A6">
      <w:numFmt w:val="bullet"/>
      <w:lvlText w:val="-"/>
      <w:lvlJc w:val="left"/>
      <w:pPr>
        <w:ind w:left="360" w:hanging="360"/>
      </w:pPr>
      <w:rPr>
        <w:rFonts w:ascii="Bell MT" w:eastAsiaTheme="minorHAnsi" w:hAnsi="Bell MT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6D0C83"/>
    <w:multiLevelType w:val="hybridMultilevel"/>
    <w:tmpl w:val="2E362864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E066A"/>
    <w:multiLevelType w:val="hybridMultilevel"/>
    <w:tmpl w:val="7F94CB4E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CA77A16"/>
    <w:multiLevelType w:val="hybridMultilevel"/>
    <w:tmpl w:val="C888957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A7247"/>
    <w:multiLevelType w:val="hybridMultilevel"/>
    <w:tmpl w:val="C34CBB4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37D47"/>
    <w:multiLevelType w:val="hybridMultilevel"/>
    <w:tmpl w:val="F458636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B3AD0"/>
    <w:multiLevelType w:val="hybridMultilevel"/>
    <w:tmpl w:val="C2C0D8E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9568A"/>
    <w:multiLevelType w:val="hybridMultilevel"/>
    <w:tmpl w:val="904AE1C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F5A5D"/>
    <w:multiLevelType w:val="hybridMultilevel"/>
    <w:tmpl w:val="694E34E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0D7E92"/>
    <w:multiLevelType w:val="hybridMultilevel"/>
    <w:tmpl w:val="2522FE8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7B05CD"/>
    <w:multiLevelType w:val="hybridMultilevel"/>
    <w:tmpl w:val="E542C40C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Bell MT" w:eastAsiaTheme="minorHAnsi" w:hAnsi="Bell MT" w:cstheme="minorBidi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ECC5BAA"/>
    <w:multiLevelType w:val="hybridMultilevel"/>
    <w:tmpl w:val="BBA2E10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3A4401"/>
    <w:multiLevelType w:val="hybridMultilevel"/>
    <w:tmpl w:val="7546A1CC"/>
    <w:lvl w:ilvl="0" w:tplc="B0D2F844">
      <w:start w:val="1"/>
      <w:numFmt w:val="decimal"/>
      <w:lvlText w:val="%1."/>
      <w:lvlJc w:val="left"/>
      <w:pPr>
        <w:ind w:left="720" w:hanging="360"/>
      </w:pPr>
      <w:rPr>
        <w:rFonts w:ascii="Bell MT" w:eastAsiaTheme="minorHAnsi" w:hAnsi="Bell MT" w:cstheme="minorBidi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D47FCD"/>
    <w:multiLevelType w:val="hybridMultilevel"/>
    <w:tmpl w:val="142C2E9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0016256">
    <w:abstractNumId w:val="10"/>
  </w:num>
  <w:num w:numId="2" w16cid:durableId="545063194">
    <w:abstractNumId w:val="12"/>
  </w:num>
  <w:num w:numId="3" w16cid:durableId="258410987">
    <w:abstractNumId w:val="1"/>
  </w:num>
  <w:num w:numId="4" w16cid:durableId="873343578">
    <w:abstractNumId w:val="14"/>
  </w:num>
  <w:num w:numId="5" w16cid:durableId="246575409">
    <w:abstractNumId w:val="13"/>
  </w:num>
  <w:num w:numId="6" w16cid:durableId="828407257">
    <w:abstractNumId w:val="11"/>
  </w:num>
  <w:num w:numId="7" w16cid:durableId="1352999572">
    <w:abstractNumId w:val="3"/>
  </w:num>
  <w:num w:numId="8" w16cid:durableId="315183858">
    <w:abstractNumId w:val="5"/>
  </w:num>
  <w:num w:numId="9" w16cid:durableId="635261110">
    <w:abstractNumId w:val="2"/>
  </w:num>
  <w:num w:numId="10" w16cid:durableId="585770288">
    <w:abstractNumId w:val="7"/>
  </w:num>
  <w:num w:numId="11" w16cid:durableId="448277366">
    <w:abstractNumId w:val="6"/>
  </w:num>
  <w:num w:numId="12" w16cid:durableId="1375618170">
    <w:abstractNumId w:val="9"/>
  </w:num>
  <w:num w:numId="13" w16cid:durableId="1711683372">
    <w:abstractNumId w:val="4"/>
  </w:num>
  <w:num w:numId="14" w16cid:durableId="711072336">
    <w:abstractNumId w:val="0"/>
  </w:num>
  <w:num w:numId="15" w16cid:durableId="398019517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utiérrez Llamazares Marta Xia">
    <w15:presenceInfo w15:providerId="AD" w15:userId="S::xia.gutierrez@edu.uah.es::d5373e24-d0b2-4fe7-9bba-3c84f2ea71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8A9"/>
    <w:rsid w:val="00013980"/>
    <w:rsid w:val="000141F5"/>
    <w:rsid w:val="000162B9"/>
    <w:rsid w:val="00016DBF"/>
    <w:rsid w:val="00021561"/>
    <w:rsid w:val="000223EA"/>
    <w:rsid w:val="00022AA0"/>
    <w:rsid w:val="000231F3"/>
    <w:rsid w:val="000250AA"/>
    <w:rsid w:val="00027A5C"/>
    <w:rsid w:val="00032E93"/>
    <w:rsid w:val="00035B23"/>
    <w:rsid w:val="00045860"/>
    <w:rsid w:val="00046C5F"/>
    <w:rsid w:val="0005675A"/>
    <w:rsid w:val="000619F5"/>
    <w:rsid w:val="00071F23"/>
    <w:rsid w:val="0007479A"/>
    <w:rsid w:val="00074A70"/>
    <w:rsid w:val="00080045"/>
    <w:rsid w:val="00082BB7"/>
    <w:rsid w:val="00082FDD"/>
    <w:rsid w:val="00085158"/>
    <w:rsid w:val="00086769"/>
    <w:rsid w:val="0008699B"/>
    <w:rsid w:val="000952C7"/>
    <w:rsid w:val="000961D2"/>
    <w:rsid w:val="00096722"/>
    <w:rsid w:val="000968C2"/>
    <w:rsid w:val="000A20DD"/>
    <w:rsid w:val="000A23E7"/>
    <w:rsid w:val="000A51F6"/>
    <w:rsid w:val="000D10FF"/>
    <w:rsid w:val="000D36D2"/>
    <w:rsid w:val="000D435B"/>
    <w:rsid w:val="000E20A1"/>
    <w:rsid w:val="000F1226"/>
    <w:rsid w:val="000F389F"/>
    <w:rsid w:val="000F4827"/>
    <w:rsid w:val="0010068F"/>
    <w:rsid w:val="00103297"/>
    <w:rsid w:val="00103CB0"/>
    <w:rsid w:val="0010457C"/>
    <w:rsid w:val="00106FF1"/>
    <w:rsid w:val="00110BD4"/>
    <w:rsid w:val="00113D85"/>
    <w:rsid w:val="00115442"/>
    <w:rsid w:val="00116677"/>
    <w:rsid w:val="00116E4B"/>
    <w:rsid w:val="00124279"/>
    <w:rsid w:val="001245E3"/>
    <w:rsid w:val="001264A0"/>
    <w:rsid w:val="00127A37"/>
    <w:rsid w:val="001302C2"/>
    <w:rsid w:val="00130F93"/>
    <w:rsid w:val="00131FAF"/>
    <w:rsid w:val="00140B96"/>
    <w:rsid w:val="001432BC"/>
    <w:rsid w:val="00151616"/>
    <w:rsid w:val="00155B56"/>
    <w:rsid w:val="00156B59"/>
    <w:rsid w:val="00161610"/>
    <w:rsid w:val="00167B9C"/>
    <w:rsid w:val="0017040A"/>
    <w:rsid w:val="00170B36"/>
    <w:rsid w:val="00174A9C"/>
    <w:rsid w:val="001836FF"/>
    <w:rsid w:val="00183AE0"/>
    <w:rsid w:val="001852C3"/>
    <w:rsid w:val="001871A5"/>
    <w:rsid w:val="00187B50"/>
    <w:rsid w:val="0019061A"/>
    <w:rsid w:val="001906C9"/>
    <w:rsid w:val="00191D88"/>
    <w:rsid w:val="00193544"/>
    <w:rsid w:val="00193E4D"/>
    <w:rsid w:val="00197232"/>
    <w:rsid w:val="001A27F6"/>
    <w:rsid w:val="001A4719"/>
    <w:rsid w:val="001A7FE7"/>
    <w:rsid w:val="001B4BFB"/>
    <w:rsid w:val="001B541D"/>
    <w:rsid w:val="001B5AED"/>
    <w:rsid w:val="001C0AFE"/>
    <w:rsid w:val="001C0C9A"/>
    <w:rsid w:val="001C1A2A"/>
    <w:rsid w:val="001C2999"/>
    <w:rsid w:val="001C2BC4"/>
    <w:rsid w:val="001C448F"/>
    <w:rsid w:val="001D2AF6"/>
    <w:rsid w:val="001D31F6"/>
    <w:rsid w:val="001D5AF9"/>
    <w:rsid w:val="001D74AD"/>
    <w:rsid w:val="001D7C90"/>
    <w:rsid w:val="001D7FD9"/>
    <w:rsid w:val="001E195A"/>
    <w:rsid w:val="001E1BF7"/>
    <w:rsid w:val="001E75B1"/>
    <w:rsid w:val="001F1076"/>
    <w:rsid w:val="001F1D8A"/>
    <w:rsid w:val="001F2B67"/>
    <w:rsid w:val="001F48EE"/>
    <w:rsid w:val="001F6CE7"/>
    <w:rsid w:val="001F7F20"/>
    <w:rsid w:val="002019FF"/>
    <w:rsid w:val="002036DE"/>
    <w:rsid w:val="00207E18"/>
    <w:rsid w:val="00207F56"/>
    <w:rsid w:val="00210911"/>
    <w:rsid w:val="00212062"/>
    <w:rsid w:val="00213366"/>
    <w:rsid w:val="00213C57"/>
    <w:rsid w:val="00214158"/>
    <w:rsid w:val="002154FB"/>
    <w:rsid w:val="0022154F"/>
    <w:rsid w:val="00223309"/>
    <w:rsid w:val="00231C8B"/>
    <w:rsid w:val="00232DDE"/>
    <w:rsid w:val="00233BEE"/>
    <w:rsid w:val="00235FD8"/>
    <w:rsid w:val="00242154"/>
    <w:rsid w:val="00244E57"/>
    <w:rsid w:val="00245EB2"/>
    <w:rsid w:val="00246AD7"/>
    <w:rsid w:val="00254B41"/>
    <w:rsid w:val="00257735"/>
    <w:rsid w:val="00260272"/>
    <w:rsid w:val="0026096E"/>
    <w:rsid w:val="00261333"/>
    <w:rsid w:val="00261744"/>
    <w:rsid w:val="00262B98"/>
    <w:rsid w:val="0026317A"/>
    <w:rsid w:val="0026391B"/>
    <w:rsid w:val="00264840"/>
    <w:rsid w:val="00267BF1"/>
    <w:rsid w:val="00270284"/>
    <w:rsid w:val="0027208B"/>
    <w:rsid w:val="0028161E"/>
    <w:rsid w:val="002912A0"/>
    <w:rsid w:val="00295944"/>
    <w:rsid w:val="002971FB"/>
    <w:rsid w:val="002A0660"/>
    <w:rsid w:val="002A32B5"/>
    <w:rsid w:val="002A57CC"/>
    <w:rsid w:val="002B2C79"/>
    <w:rsid w:val="002B365A"/>
    <w:rsid w:val="002B439D"/>
    <w:rsid w:val="002B570F"/>
    <w:rsid w:val="002B6928"/>
    <w:rsid w:val="002B7555"/>
    <w:rsid w:val="002C1785"/>
    <w:rsid w:val="002C236E"/>
    <w:rsid w:val="002C42D0"/>
    <w:rsid w:val="002C48C3"/>
    <w:rsid w:val="002C65CC"/>
    <w:rsid w:val="002D7304"/>
    <w:rsid w:val="002E0222"/>
    <w:rsid w:val="002E2944"/>
    <w:rsid w:val="002E3336"/>
    <w:rsid w:val="002E412D"/>
    <w:rsid w:val="002E4163"/>
    <w:rsid w:val="002E4AA0"/>
    <w:rsid w:val="002E4F05"/>
    <w:rsid w:val="002E76B7"/>
    <w:rsid w:val="002E7A0D"/>
    <w:rsid w:val="002E7FA7"/>
    <w:rsid w:val="002F7334"/>
    <w:rsid w:val="002F738A"/>
    <w:rsid w:val="00302657"/>
    <w:rsid w:val="00304412"/>
    <w:rsid w:val="00310737"/>
    <w:rsid w:val="00311448"/>
    <w:rsid w:val="00317541"/>
    <w:rsid w:val="0031765E"/>
    <w:rsid w:val="003249AB"/>
    <w:rsid w:val="003266D5"/>
    <w:rsid w:val="00330A90"/>
    <w:rsid w:val="0033280A"/>
    <w:rsid w:val="00340501"/>
    <w:rsid w:val="0034166A"/>
    <w:rsid w:val="0034335E"/>
    <w:rsid w:val="00343C57"/>
    <w:rsid w:val="00353084"/>
    <w:rsid w:val="00356D42"/>
    <w:rsid w:val="00357315"/>
    <w:rsid w:val="00361519"/>
    <w:rsid w:val="00362CD2"/>
    <w:rsid w:val="003634E0"/>
    <w:rsid w:val="003671A4"/>
    <w:rsid w:val="0037194B"/>
    <w:rsid w:val="003734F5"/>
    <w:rsid w:val="003803DF"/>
    <w:rsid w:val="00385BF4"/>
    <w:rsid w:val="00391C17"/>
    <w:rsid w:val="00396A91"/>
    <w:rsid w:val="003A0A3C"/>
    <w:rsid w:val="003A2239"/>
    <w:rsid w:val="003A4D02"/>
    <w:rsid w:val="003A7F01"/>
    <w:rsid w:val="003B4947"/>
    <w:rsid w:val="003B6A09"/>
    <w:rsid w:val="003C340E"/>
    <w:rsid w:val="003C58C3"/>
    <w:rsid w:val="003C5B32"/>
    <w:rsid w:val="003C5B87"/>
    <w:rsid w:val="003D135B"/>
    <w:rsid w:val="003D14B9"/>
    <w:rsid w:val="003D2158"/>
    <w:rsid w:val="003D57AF"/>
    <w:rsid w:val="003D60F5"/>
    <w:rsid w:val="003D64BB"/>
    <w:rsid w:val="003E0E13"/>
    <w:rsid w:val="003E19F4"/>
    <w:rsid w:val="003E25E3"/>
    <w:rsid w:val="003E2A1D"/>
    <w:rsid w:val="003E33E2"/>
    <w:rsid w:val="003E5521"/>
    <w:rsid w:val="003E6561"/>
    <w:rsid w:val="003F0554"/>
    <w:rsid w:val="003F0B74"/>
    <w:rsid w:val="003F2388"/>
    <w:rsid w:val="003F4C46"/>
    <w:rsid w:val="003F5467"/>
    <w:rsid w:val="003F6231"/>
    <w:rsid w:val="003F7455"/>
    <w:rsid w:val="00405E6F"/>
    <w:rsid w:val="00407EEF"/>
    <w:rsid w:val="004115EC"/>
    <w:rsid w:val="00411EBD"/>
    <w:rsid w:val="004131D5"/>
    <w:rsid w:val="00414C3F"/>
    <w:rsid w:val="004151C6"/>
    <w:rsid w:val="004169DB"/>
    <w:rsid w:val="00420D26"/>
    <w:rsid w:val="00424485"/>
    <w:rsid w:val="00430FC1"/>
    <w:rsid w:val="0043331C"/>
    <w:rsid w:val="00433FBA"/>
    <w:rsid w:val="004355A1"/>
    <w:rsid w:val="004425DD"/>
    <w:rsid w:val="00443BDE"/>
    <w:rsid w:val="00445951"/>
    <w:rsid w:val="00446A68"/>
    <w:rsid w:val="00453DD3"/>
    <w:rsid w:val="004543C7"/>
    <w:rsid w:val="004549ED"/>
    <w:rsid w:val="004564BE"/>
    <w:rsid w:val="00457CC3"/>
    <w:rsid w:val="00461BE6"/>
    <w:rsid w:val="0046344D"/>
    <w:rsid w:val="0046517B"/>
    <w:rsid w:val="00467591"/>
    <w:rsid w:val="004678EA"/>
    <w:rsid w:val="00473117"/>
    <w:rsid w:val="0047538C"/>
    <w:rsid w:val="00476978"/>
    <w:rsid w:val="00476AD0"/>
    <w:rsid w:val="00480E9B"/>
    <w:rsid w:val="00484B46"/>
    <w:rsid w:val="00490089"/>
    <w:rsid w:val="004919E7"/>
    <w:rsid w:val="00495B66"/>
    <w:rsid w:val="00496C18"/>
    <w:rsid w:val="004A2476"/>
    <w:rsid w:val="004A57D4"/>
    <w:rsid w:val="004A6542"/>
    <w:rsid w:val="004A6870"/>
    <w:rsid w:val="004A68FB"/>
    <w:rsid w:val="004A7B4D"/>
    <w:rsid w:val="004B33F8"/>
    <w:rsid w:val="004B53A0"/>
    <w:rsid w:val="004C401A"/>
    <w:rsid w:val="004D1BD4"/>
    <w:rsid w:val="004D28C1"/>
    <w:rsid w:val="004D6C9C"/>
    <w:rsid w:val="004E0BEF"/>
    <w:rsid w:val="004E1FDD"/>
    <w:rsid w:val="004E21E5"/>
    <w:rsid w:val="004E3F7E"/>
    <w:rsid w:val="004E6804"/>
    <w:rsid w:val="004E6F35"/>
    <w:rsid w:val="004E7A78"/>
    <w:rsid w:val="004F483C"/>
    <w:rsid w:val="004F63D5"/>
    <w:rsid w:val="005018C8"/>
    <w:rsid w:val="005024CF"/>
    <w:rsid w:val="00503AEF"/>
    <w:rsid w:val="00503B4A"/>
    <w:rsid w:val="005048A2"/>
    <w:rsid w:val="00504A03"/>
    <w:rsid w:val="00504C23"/>
    <w:rsid w:val="00505584"/>
    <w:rsid w:val="00506363"/>
    <w:rsid w:val="005112AE"/>
    <w:rsid w:val="00513A59"/>
    <w:rsid w:val="00513E15"/>
    <w:rsid w:val="0052357E"/>
    <w:rsid w:val="00524B22"/>
    <w:rsid w:val="00533BF1"/>
    <w:rsid w:val="00545BC4"/>
    <w:rsid w:val="00546BB6"/>
    <w:rsid w:val="00550047"/>
    <w:rsid w:val="0055160A"/>
    <w:rsid w:val="00552628"/>
    <w:rsid w:val="00552B3D"/>
    <w:rsid w:val="0055551C"/>
    <w:rsid w:val="00557A42"/>
    <w:rsid w:val="0056543F"/>
    <w:rsid w:val="005665AA"/>
    <w:rsid w:val="005743A5"/>
    <w:rsid w:val="00574448"/>
    <w:rsid w:val="00577CB5"/>
    <w:rsid w:val="00597D99"/>
    <w:rsid w:val="005A389F"/>
    <w:rsid w:val="005B2101"/>
    <w:rsid w:val="005C2030"/>
    <w:rsid w:val="005C2F5C"/>
    <w:rsid w:val="005C43FC"/>
    <w:rsid w:val="005C4D1B"/>
    <w:rsid w:val="005D06C4"/>
    <w:rsid w:val="005D2FFF"/>
    <w:rsid w:val="005D36A0"/>
    <w:rsid w:val="005D6D28"/>
    <w:rsid w:val="005D7453"/>
    <w:rsid w:val="005E24FE"/>
    <w:rsid w:val="005E2CD9"/>
    <w:rsid w:val="005F2FE0"/>
    <w:rsid w:val="005F7BB0"/>
    <w:rsid w:val="00607E15"/>
    <w:rsid w:val="00613277"/>
    <w:rsid w:val="00616A06"/>
    <w:rsid w:val="006215ED"/>
    <w:rsid w:val="00623881"/>
    <w:rsid w:val="00626B2D"/>
    <w:rsid w:val="0063046B"/>
    <w:rsid w:val="00650D90"/>
    <w:rsid w:val="00661021"/>
    <w:rsid w:val="006659D1"/>
    <w:rsid w:val="006659F3"/>
    <w:rsid w:val="00670FEF"/>
    <w:rsid w:val="00671A21"/>
    <w:rsid w:val="00671C4A"/>
    <w:rsid w:val="00674278"/>
    <w:rsid w:val="0067768D"/>
    <w:rsid w:val="00684F96"/>
    <w:rsid w:val="006852E9"/>
    <w:rsid w:val="00692150"/>
    <w:rsid w:val="00692A81"/>
    <w:rsid w:val="00694641"/>
    <w:rsid w:val="00697E5E"/>
    <w:rsid w:val="006B0420"/>
    <w:rsid w:val="006B382F"/>
    <w:rsid w:val="006B62BC"/>
    <w:rsid w:val="006C3D93"/>
    <w:rsid w:val="006C6A39"/>
    <w:rsid w:val="006C6D64"/>
    <w:rsid w:val="006D3F09"/>
    <w:rsid w:val="006D55E0"/>
    <w:rsid w:val="006D720A"/>
    <w:rsid w:val="006D7747"/>
    <w:rsid w:val="006E1614"/>
    <w:rsid w:val="006E4D19"/>
    <w:rsid w:val="006E5007"/>
    <w:rsid w:val="006E745F"/>
    <w:rsid w:val="006F1CA0"/>
    <w:rsid w:val="006F6599"/>
    <w:rsid w:val="0070043D"/>
    <w:rsid w:val="0070517B"/>
    <w:rsid w:val="0070532F"/>
    <w:rsid w:val="00707253"/>
    <w:rsid w:val="007078A9"/>
    <w:rsid w:val="00710024"/>
    <w:rsid w:val="0071169D"/>
    <w:rsid w:val="00714141"/>
    <w:rsid w:val="007149C8"/>
    <w:rsid w:val="0071507A"/>
    <w:rsid w:val="00720EE0"/>
    <w:rsid w:val="00727CCC"/>
    <w:rsid w:val="007300B2"/>
    <w:rsid w:val="007307B4"/>
    <w:rsid w:val="0073566B"/>
    <w:rsid w:val="00742300"/>
    <w:rsid w:val="00744814"/>
    <w:rsid w:val="0074726E"/>
    <w:rsid w:val="0075143C"/>
    <w:rsid w:val="00752B30"/>
    <w:rsid w:val="00753F85"/>
    <w:rsid w:val="007540A9"/>
    <w:rsid w:val="00761193"/>
    <w:rsid w:val="00761DE3"/>
    <w:rsid w:val="00761EE8"/>
    <w:rsid w:val="00762CBB"/>
    <w:rsid w:val="007635E2"/>
    <w:rsid w:val="007635F7"/>
    <w:rsid w:val="007660FD"/>
    <w:rsid w:val="00766685"/>
    <w:rsid w:val="00766C8B"/>
    <w:rsid w:val="00775971"/>
    <w:rsid w:val="007779D3"/>
    <w:rsid w:val="00781F58"/>
    <w:rsid w:val="00783CC4"/>
    <w:rsid w:val="00785CDA"/>
    <w:rsid w:val="007872B9"/>
    <w:rsid w:val="007A171B"/>
    <w:rsid w:val="007A79B4"/>
    <w:rsid w:val="007B1B3F"/>
    <w:rsid w:val="007B3CD2"/>
    <w:rsid w:val="007B4C86"/>
    <w:rsid w:val="007B66BC"/>
    <w:rsid w:val="007B7A47"/>
    <w:rsid w:val="007C13B8"/>
    <w:rsid w:val="007C3DD6"/>
    <w:rsid w:val="007C4FEF"/>
    <w:rsid w:val="007D60EE"/>
    <w:rsid w:val="007E0A9F"/>
    <w:rsid w:val="007E2F50"/>
    <w:rsid w:val="007E6757"/>
    <w:rsid w:val="007E7323"/>
    <w:rsid w:val="007F02BF"/>
    <w:rsid w:val="007F3DE8"/>
    <w:rsid w:val="007F7D21"/>
    <w:rsid w:val="0080588E"/>
    <w:rsid w:val="008106A4"/>
    <w:rsid w:val="00815486"/>
    <w:rsid w:val="008163E2"/>
    <w:rsid w:val="00817F67"/>
    <w:rsid w:val="008202D4"/>
    <w:rsid w:val="00825B97"/>
    <w:rsid w:val="00827110"/>
    <w:rsid w:val="008344ED"/>
    <w:rsid w:val="00836D0C"/>
    <w:rsid w:val="00840BE8"/>
    <w:rsid w:val="00841F39"/>
    <w:rsid w:val="008529E6"/>
    <w:rsid w:val="00855FEC"/>
    <w:rsid w:val="00860506"/>
    <w:rsid w:val="008608A8"/>
    <w:rsid w:val="0086101D"/>
    <w:rsid w:val="00861ED0"/>
    <w:rsid w:val="00864214"/>
    <w:rsid w:val="00866136"/>
    <w:rsid w:val="008750A4"/>
    <w:rsid w:val="0088201E"/>
    <w:rsid w:val="0088249A"/>
    <w:rsid w:val="00886405"/>
    <w:rsid w:val="00892BD5"/>
    <w:rsid w:val="00894FCF"/>
    <w:rsid w:val="008A0A30"/>
    <w:rsid w:val="008A1215"/>
    <w:rsid w:val="008A2BEE"/>
    <w:rsid w:val="008A3608"/>
    <w:rsid w:val="008A54A8"/>
    <w:rsid w:val="008A5BC4"/>
    <w:rsid w:val="008A7771"/>
    <w:rsid w:val="008B0055"/>
    <w:rsid w:val="008B1AB6"/>
    <w:rsid w:val="008B23B4"/>
    <w:rsid w:val="008B3878"/>
    <w:rsid w:val="008B67DE"/>
    <w:rsid w:val="008C0A1F"/>
    <w:rsid w:val="008C2141"/>
    <w:rsid w:val="008C6EB5"/>
    <w:rsid w:val="008D0136"/>
    <w:rsid w:val="008D57B5"/>
    <w:rsid w:val="008E0FEB"/>
    <w:rsid w:val="008E7D2F"/>
    <w:rsid w:val="008F6B88"/>
    <w:rsid w:val="00900E25"/>
    <w:rsid w:val="009020E1"/>
    <w:rsid w:val="00903970"/>
    <w:rsid w:val="0090436F"/>
    <w:rsid w:val="009116C0"/>
    <w:rsid w:val="00911D05"/>
    <w:rsid w:val="00913E92"/>
    <w:rsid w:val="00921822"/>
    <w:rsid w:val="00922DA1"/>
    <w:rsid w:val="00932B33"/>
    <w:rsid w:val="00932D96"/>
    <w:rsid w:val="0094091F"/>
    <w:rsid w:val="00941F12"/>
    <w:rsid w:val="0094676F"/>
    <w:rsid w:val="00952D76"/>
    <w:rsid w:val="00953323"/>
    <w:rsid w:val="00953D4D"/>
    <w:rsid w:val="00964C11"/>
    <w:rsid w:val="00964EC0"/>
    <w:rsid w:val="00966132"/>
    <w:rsid w:val="00967CEE"/>
    <w:rsid w:val="00970A2F"/>
    <w:rsid w:val="00972CC4"/>
    <w:rsid w:val="00973F50"/>
    <w:rsid w:val="00974EC0"/>
    <w:rsid w:val="00976156"/>
    <w:rsid w:val="009829A9"/>
    <w:rsid w:val="0098530E"/>
    <w:rsid w:val="00985EDB"/>
    <w:rsid w:val="0098732D"/>
    <w:rsid w:val="00987866"/>
    <w:rsid w:val="00991901"/>
    <w:rsid w:val="0099616D"/>
    <w:rsid w:val="009A2981"/>
    <w:rsid w:val="009A53C8"/>
    <w:rsid w:val="009A578F"/>
    <w:rsid w:val="009A7FEA"/>
    <w:rsid w:val="009B3475"/>
    <w:rsid w:val="009B4F2E"/>
    <w:rsid w:val="009B6E98"/>
    <w:rsid w:val="009B7FB8"/>
    <w:rsid w:val="009C086D"/>
    <w:rsid w:val="009C112F"/>
    <w:rsid w:val="009C4071"/>
    <w:rsid w:val="009C4FBA"/>
    <w:rsid w:val="009D359C"/>
    <w:rsid w:val="009E38AA"/>
    <w:rsid w:val="009E5607"/>
    <w:rsid w:val="009E5834"/>
    <w:rsid w:val="009E6C53"/>
    <w:rsid w:val="009F02EF"/>
    <w:rsid w:val="009F2294"/>
    <w:rsid w:val="009F2555"/>
    <w:rsid w:val="009F42AD"/>
    <w:rsid w:val="009F44B8"/>
    <w:rsid w:val="009F498E"/>
    <w:rsid w:val="009F5FDA"/>
    <w:rsid w:val="00A031C9"/>
    <w:rsid w:val="00A10CC3"/>
    <w:rsid w:val="00A1507B"/>
    <w:rsid w:val="00A238F3"/>
    <w:rsid w:val="00A269A7"/>
    <w:rsid w:val="00A27234"/>
    <w:rsid w:val="00A277CC"/>
    <w:rsid w:val="00A330ED"/>
    <w:rsid w:val="00A33669"/>
    <w:rsid w:val="00A340B3"/>
    <w:rsid w:val="00A35D82"/>
    <w:rsid w:val="00A35EAB"/>
    <w:rsid w:val="00A43513"/>
    <w:rsid w:val="00A46A21"/>
    <w:rsid w:val="00A47887"/>
    <w:rsid w:val="00A5389D"/>
    <w:rsid w:val="00A55DFE"/>
    <w:rsid w:val="00A57AD8"/>
    <w:rsid w:val="00A628D4"/>
    <w:rsid w:val="00A660A5"/>
    <w:rsid w:val="00A66322"/>
    <w:rsid w:val="00A72142"/>
    <w:rsid w:val="00A77703"/>
    <w:rsid w:val="00A810BE"/>
    <w:rsid w:val="00A81269"/>
    <w:rsid w:val="00A82214"/>
    <w:rsid w:val="00A846A9"/>
    <w:rsid w:val="00A9047E"/>
    <w:rsid w:val="00A906BB"/>
    <w:rsid w:val="00A90855"/>
    <w:rsid w:val="00A9200C"/>
    <w:rsid w:val="00A93F44"/>
    <w:rsid w:val="00A954C7"/>
    <w:rsid w:val="00A95909"/>
    <w:rsid w:val="00A97D9F"/>
    <w:rsid w:val="00AA0D0B"/>
    <w:rsid w:val="00AA6DA6"/>
    <w:rsid w:val="00AA7315"/>
    <w:rsid w:val="00AB33A7"/>
    <w:rsid w:val="00AB7969"/>
    <w:rsid w:val="00AC765F"/>
    <w:rsid w:val="00AD12C0"/>
    <w:rsid w:val="00AD503C"/>
    <w:rsid w:val="00AD58CE"/>
    <w:rsid w:val="00AF4527"/>
    <w:rsid w:val="00B02C3E"/>
    <w:rsid w:val="00B02E00"/>
    <w:rsid w:val="00B03C39"/>
    <w:rsid w:val="00B05B95"/>
    <w:rsid w:val="00B077C5"/>
    <w:rsid w:val="00B10557"/>
    <w:rsid w:val="00B12805"/>
    <w:rsid w:val="00B12E22"/>
    <w:rsid w:val="00B155EA"/>
    <w:rsid w:val="00B22777"/>
    <w:rsid w:val="00B23934"/>
    <w:rsid w:val="00B24B52"/>
    <w:rsid w:val="00B25482"/>
    <w:rsid w:val="00B27C8A"/>
    <w:rsid w:val="00B32DDD"/>
    <w:rsid w:val="00B3599D"/>
    <w:rsid w:val="00B4125B"/>
    <w:rsid w:val="00B435D1"/>
    <w:rsid w:val="00B44D07"/>
    <w:rsid w:val="00B477EC"/>
    <w:rsid w:val="00B50340"/>
    <w:rsid w:val="00B5389B"/>
    <w:rsid w:val="00B53987"/>
    <w:rsid w:val="00B56229"/>
    <w:rsid w:val="00B62091"/>
    <w:rsid w:val="00B62D57"/>
    <w:rsid w:val="00B63687"/>
    <w:rsid w:val="00B63C58"/>
    <w:rsid w:val="00B70108"/>
    <w:rsid w:val="00B72A90"/>
    <w:rsid w:val="00B83C9B"/>
    <w:rsid w:val="00B910DD"/>
    <w:rsid w:val="00B961C4"/>
    <w:rsid w:val="00BA00F6"/>
    <w:rsid w:val="00BA36FC"/>
    <w:rsid w:val="00BA515B"/>
    <w:rsid w:val="00BA6B2B"/>
    <w:rsid w:val="00BB1B2F"/>
    <w:rsid w:val="00BB1EDF"/>
    <w:rsid w:val="00BB5407"/>
    <w:rsid w:val="00BB5679"/>
    <w:rsid w:val="00BB7984"/>
    <w:rsid w:val="00BC562A"/>
    <w:rsid w:val="00BC7000"/>
    <w:rsid w:val="00BC7795"/>
    <w:rsid w:val="00BD72E7"/>
    <w:rsid w:val="00BD747A"/>
    <w:rsid w:val="00BE0EBB"/>
    <w:rsid w:val="00BE3CFA"/>
    <w:rsid w:val="00BE412B"/>
    <w:rsid w:val="00BE5432"/>
    <w:rsid w:val="00BF177D"/>
    <w:rsid w:val="00BF1902"/>
    <w:rsid w:val="00BF2209"/>
    <w:rsid w:val="00BF5C0E"/>
    <w:rsid w:val="00C01C6F"/>
    <w:rsid w:val="00C02E05"/>
    <w:rsid w:val="00C05DD9"/>
    <w:rsid w:val="00C10DE8"/>
    <w:rsid w:val="00C1265A"/>
    <w:rsid w:val="00C16A88"/>
    <w:rsid w:val="00C17BC1"/>
    <w:rsid w:val="00C17BD9"/>
    <w:rsid w:val="00C20477"/>
    <w:rsid w:val="00C21235"/>
    <w:rsid w:val="00C23210"/>
    <w:rsid w:val="00C23FD5"/>
    <w:rsid w:val="00C24A77"/>
    <w:rsid w:val="00C32AC2"/>
    <w:rsid w:val="00C37F1E"/>
    <w:rsid w:val="00C40E78"/>
    <w:rsid w:val="00C45ABB"/>
    <w:rsid w:val="00C47100"/>
    <w:rsid w:val="00C5106A"/>
    <w:rsid w:val="00C53003"/>
    <w:rsid w:val="00C610DF"/>
    <w:rsid w:val="00C61F5D"/>
    <w:rsid w:val="00C65DDB"/>
    <w:rsid w:val="00C67130"/>
    <w:rsid w:val="00C678F4"/>
    <w:rsid w:val="00C702D9"/>
    <w:rsid w:val="00C80250"/>
    <w:rsid w:val="00C823E3"/>
    <w:rsid w:val="00C82D4D"/>
    <w:rsid w:val="00C83819"/>
    <w:rsid w:val="00C870A6"/>
    <w:rsid w:val="00C94356"/>
    <w:rsid w:val="00C95140"/>
    <w:rsid w:val="00C9796D"/>
    <w:rsid w:val="00CA37C1"/>
    <w:rsid w:val="00CB150B"/>
    <w:rsid w:val="00CB33EA"/>
    <w:rsid w:val="00CB586B"/>
    <w:rsid w:val="00CC08CF"/>
    <w:rsid w:val="00CC0971"/>
    <w:rsid w:val="00CC31DC"/>
    <w:rsid w:val="00CC3262"/>
    <w:rsid w:val="00CC4DE5"/>
    <w:rsid w:val="00CC7DA7"/>
    <w:rsid w:val="00CD1E08"/>
    <w:rsid w:val="00CD7B9C"/>
    <w:rsid w:val="00CE1043"/>
    <w:rsid w:val="00CE2B8B"/>
    <w:rsid w:val="00CE2D65"/>
    <w:rsid w:val="00CE3552"/>
    <w:rsid w:val="00CE771D"/>
    <w:rsid w:val="00CF0D8A"/>
    <w:rsid w:val="00CF3341"/>
    <w:rsid w:val="00CF3997"/>
    <w:rsid w:val="00CF7A24"/>
    <w:rsid w:val="00D00BE2"/>
    <w:rsid w:val="00D073A7"/>
    <w:rsid w:val="00D103A5"/>
    <w:rsid w:val="00D13003"/>
    <w:rsid w:val="00D15D08"/>
    <w:rsid w:val="00D21C2E"/>
    <w:rsid w:val="00D30486"/>
    <w:rsid w:val="00D344F2"/>
    <w:rsid w:val="00D42EA3"/>
    <w:rsid w:val="00D5119E"/>
    <w:rsid w:val="00D530C9"/>
    <w:rsid w:val="00D53350"/>
    <w:rsid w:val="00D54BFB"/>
    <w:rsid w:val="00D564D4"/>
    <w:rsid w:val="00D61C84"/>
    <w:rsid w:val="00D629BE"/>
    <w:rsid w:val="00D64D7C"/>
    <w:rsid w:val="00D72355"/>
    <w:rsid w:val="00D74CA1"/>
    <w:rsid w:val="00D75F9B"/>
    <w:rsid w:val="00D7683B"/>
    <w:rsid w:val="00D80A95"/>
    <w:rsid w:val="00D821E0"/>
    <w:rsid w:val="00D91148"/>
    <w:rsid w:val="00D97B5D"/>
    <w:rsid w:val="00DA5A69"/>
    <w:rsid w:val="00DA7DD8"/>
    <w:rsid w:val="00DB3D6A"/>
    <w:rsid w:val="00DB428D"/>
    <w:rsid w:val="00DC1287"/>
    <w:rsid w:val="00DD0BA7"/>
    <w:rsid w:val="00DD312B"/>
    <w:rsid w:val="00DD44A1"/>
    <w:rsid w:val="00DD5FAC"/>
    <w:rsid w:val="00DE4E63"/>
    <w:rsid w:val="00DF0082"/>
    <w:rsid w:val="00DF0465"/>
    <w:rsid w:val="00DF16BC"/>
    <w:rsid w:val="00DF1BD8"/>
    <w:rsid w:val="00DF1F45"/>
    <w:rsid w:val="00DF5875"/>
    <w:rsid w:val="00DF78B4"/>
    <w:rsid w:val="00DF796D"/>
    <w:rsid w:val="00E03416"/>
    <w:rsid w:val="00E12EB1"/>
    <w:rsid w:val="00E146AB"/>
    <w:rsid w:val="00E2081E"/>
    <w:rsid w:val="00E210DA"/>
    <w:rsid w:val="00E24EEF"/>
    <w:rsid w:val="00E26C7F"/>
    <w:rsid w:val="00E304C1"/>
    <w:rsid w:val="00E30C95"/>
    <w:rsid w:val="00E3221A"/>
    <w:rsid w:val="00E41E5A"/>
    <w:rsid w:val="00E45489"/>
    <w:rsid w:val="00E458F2"/>
    <w:rsid w:val="00E47BDE"/>
    <w:rsid w:val="00E54C8C"/>
    <w:rsid w:val="00E57319"/>
    <w:rsid w:val="00E57D19"/>
    <w:rsid w:val="00E60FAC"/>
    <w:rsid w:val="00E63CF8"/>
    <w:rsid w:val="00E657FB"/>
    <w:rsid w:val="00E73F3E"/>
    <w:rsid w:val="00E75951"/>
    <w:rsid w:val="00E76198"/>
    <w:rsid w:val="00E77AD7"/>
    <w:rsid w:val="00E85A52"/>
    <w:rsid w:val="00E87DFB"/>
    <w:rsid w:val="00E94952"/>
    <w:rsid w:val="00EA0933"/>
    <w:rsid w:val="00EA0BCB"/>
    <w:rsid w:val="00EA141F"/>
    <w:rsid w:val="00EA22A2"/>
    <w:rsid w:val="00EA3EB4"/>
    <w:rsid w:val="00EA4701"/>
    <w:rsid w:val="00EA5B71"/>
    <w:rsid w:val="00EA602A"/>
    <w:rsid w:val="00EB0887"/>
    <w:rsid w:val="00EB0E10"/>
    <w:rsid w:val="00EB2770"/>
    <w:rsid w:val="00EB2ED2"/>
    <w:rsid w:val="00EB4A06"/>
    <w:rsid w:val="00EB6BC2"/>
    <w:rsid w:val="00EC11D7"/>
    <w:rsid w:val="00EC2F08"/>
    <w:rsid w:val="00EC385A"/>
    <w:rsid w:val="00ED04AA"/>
    <w:rsid w:val="00EF02B5"/>
    <w:rsid w:val="00EF033C"/>
    <w:rsid w:val="00EF15BC"/>
    <w:rsid w:val="00EF6E4A"/>
    <w:rsid w:val="00F0000B"/>
    <w:rsid w:val="00F0551D"/>
    <w:rsid w:val="00F05F62"/>
    <w:rsid w:val="00F10428"/>
    <w:rsid w:val="00F21F5A"/>
    <w:rsid w:val="00F226B4"/>
    <w:rsid w:val="00F238DD"/>
    <w:rsid w:val="00F24F4C"/>
    <w:rsid w:val="00F27F1A"/>
    <w:rsid w:val="00F31146"/>
    <w:rsid w:val="00F31551"/>
    <w:rsid w:val="00F335BA"/>
    <w:rsid w:val="00F36499"/>
    <w:rsid w:val="00F36D44"/>
    <w:rsid w:val="00F43ABB"/>
    <w:rsid w:val="00F43E85"/>
    <w:rsid w:val="00F451AE"/>
    <w:rsid w:val="00F50EC7"/>
    <w:rsid w:val="00F5363C"/>
    <w:rsid w:val="00F5422F"/>
    <w:rsid w:val="00F57988"/>
    <w:rsid w:val="00F7341F"/>
    <w:rsid w:val="00F73BE3"/>
    <w:rsid w:val="00F82945"/>
    <w:rsid w:val="00F86627"/>
    <w:rsid w:val="00F879F3"/>
    <w:rsid w:val="00F87D7E"/>
    <w:rsid w:val="00F90A26"/>
    <w:rsid w:val="00F90EF4"/>
    <w:rsid w:val="00F93F78"/>
    <w:rsid w:val="00F97889"/>
    <w:rsid w:val="00FA0DB9"/>
    <w:rsid w:val="00FA15B2"/>
    <w:rsid w:val="00FA7C4D"/>
    <w:rsid w:val="00FB2096"/>
    <w:rsid w:val="00FB659B"/>
    <w:rsid w:val="00FD29F2"/>
    <w:rsid w:val="00FD45BC"/>
    <w:rsid w:val="00FD545F"/>
    <w:rsid w:val="00FD705E"/>
    <w:rsid w:val="00FE11FD"/>
    <w:rsid w:val="00FE3773"/>
    <w:rsid w:val="00FE3813"/>
    <w:rsid w:val="00FE3B97"/>
    <w:rsid w:val="00FE5B16"/>
    <w:rsid w:val="00FE7B18"/>
    <w:rsid w:val="00FF282D"/>
    <w:rsid w:val="00FF7305"/>
    <w:rsid w:val="00FF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FF6F1"/>
  <w15:chartTrackingRefBased/>
  <w15:docId w15:val="{BE5C2BDE-6C76-794C-AE0E-FC569F673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BD8"/>
  </w:style>
  <w:style w:type="paragraph" w:styleId="Ttulo1">
    <w:name w:val="heading 1"/>
    <w:basedOn w:val="Normal"/>
    <w:next w:val="Normal"/>
    <w:link w:val="Ttulo1Car"/>
    <w:uiPriority w:val="9"/>
    <w:qFormat/>
    <w:rsid w:val="00B701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03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0F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0532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0532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020E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2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EF03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62388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23881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B5407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B540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B5407"/>
    <w:rPr>
      <w:vertAlign w:val="superscript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B3CD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B3CD2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34050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701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E60F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93F4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93F44"/>
  </w:style>
  <w:style w:type="paragraph" w:styleId="Piedepgina">
    <w:name w:val="footer"/>
    <w:basedOn w:val="Normal"/>
    <w:link w:val="PiedepginaCar"/>
    <w:uiPriority w:val="99"/>
    <w:unhideWhenUsed/>
    <w:rsid w:val="00A93F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F44"/>
  </w:style>
  <w:style w:type="character" w:customStyle="1" w:styleId="Ttulo3Car">
    <w:name w:val="Título 3 Car"/>
    <w:basedOn w:val="Fuentedeprrafopredeter"/>
    <w:link w:val="Ttulo3"/>
    <w:uiPriority w:val="9"/>
    <w:rsid w:val="00130F93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Textodelmarcadordeposicin">
    <w:name w:val="Placeholder Text"/>
    <w:basedOn w:val="Fuentedeprrafopredeter"/>
    <w:uiPriority w:val="99"/>
    <w:semiHidden/>
    <w:rsid w:val="00921822"/>
    <w:rPr>
      <w:color w:val="666666"/>
    </w:rPr>
  </w:style>
  <w:style w:type="character" w:customStyle="1" w:styleId="Ttulo4Car">
    <w:name w:val="Título 4 Car"/>
    <w:basedOn w:val="Fuentedeprrafopredeter"/>
    <w:link w:val="Ttulo4"/>
    <w:uiPriority w:val="9"/>
    <w:rsid w:val="0070532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0532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7F02BF"/>
    <w:pPr>
      <w:spacing w:before="480" w:line="276" w:lineRule="auto"/>
      <w:outlineLvl w:val="9"/>
    </w:pPr>
    <w:rPr>
      <w:b/>
      <w:bCs/>
      <w:kern w:val="0"/>
      <w:sz w:val="28"/>
      <w:szCs w:val="28"/>
      <w:lang w:eastAsia="es-ES_tradn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B1EDF"/>
    <w:pPr>
      <w:tabs>
        <w:tab w:val="right" w:leader="dot" w:pos="9736"/>
      </w:tabs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BB1EDF"/>
    <w:pPr>
      <w:tabs>
        <w:tab w:val="right" w:leader="dot" w:pos="9736"/>
      </w:tabs>
      <w:ind w:left="240"/>
      <w:pPrChange w:id="0" w:author="Gutiérrez Llamazares Marta Xia" w:date="2024-03-05T17:28:00Z">
        <w:pPr>
          <w:ind w:left="240"/>
        </w:pPr>
      </w:pPrChange>
    </w:pPr>
    <w:rPr>
      <w:rFonts w:cstheme="minorHAnsi"/>
      <w:smallCaps/>
      <w:sz w:val="20"/>
      <w:szCs w:val="20"/>
      <w:rPrChange w:id="0" w:author="Gutiérrez Llamazares Marta Xia" w:date="2024-03-05T17:28:00Z">
        <w:rPr>
          <w:rFonts w:asciiTheme="minorHAnsi" w:eastAsiaTheme="minorHAnsi" w:hAnsiTheme="minorHAnsi" w:cstheme="minorHAnsi"/>
          <w:smallCaps/>
          <w:kern w:val="2"/>
          <w:lang w:val="es-ES" w:eastAsia="en-US" w:bidi="ar-SA"/>
          <w14:ligatures w14:val="standardContextual"/>
        </w:rPr>
      </w:rPrChange>
    </w:rPr>
  </w:style>
  <w:style w:type="paragraph" w:styleId="TDC3">
    <w:name w:val="toc 3"/>
    <w:basedOn w:val="Normal"/>
    <w:next w:val="Normal"/>
    <w:autoRedefine/>
    <w:uiPriority w:val="39"/>
    <w:unhideWhenUsed/>
    <w:rsid w:val="007F02BF"/>
    <w:pPr>
      <w:ind w:left="48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F02BF"/>
    <w:pPr>
      <w:ind w:left="72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F02BF"/>
    <w:pPr>
      <w:ind w:left="96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F02BF"/>
    <w:pPr>
      <w:ind w:left="12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F02BF"/>
    <w:pPr>
      <w:ind w:left="144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F02BF"/>
    <w:pPr>
      <w:ind w:left="168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F02BF"/>
    <w:pPr>
      <w:ind w:left="1920"/>
    </w:pPr>
    <w:rPr>
      <w:rFonts w:cstheme="minorHAnsi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28161E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D14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D14B9"/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paragraph" w:styleId="Revisin">
    <w:name w:val="Revision"/>
    <w:hidden/>
    <w:uiPriority w:val="99"/>
    <w:semiHidden/>
    <w:rsid w:val="00BB1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1.xml"/><Relationship Id="rId18" Type="http://schemas.openxmlformats.org/officeDocument/2006/relationships/image" Target="media/image9.sv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lvex.ugr.es/decsai/java/pdf/3c-relaciones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lenguajesdeprogramacion.net/diccionario/diferencia-entre-public-protected-o-private/" TargetMode="External"/><Relationship Id="rId2" Type="http://schemas.openxmlformats.org/officeDocument/2006/relationships/hyperlink" Target="https://interactivechaos.com/es/manual/tutorial-de-python/atributos-y-metodos" TargetMode="External"/><Relationship Id="rId1" Type="http://schemas.openxmlformats.org/officeDocument/2006/relationships/hyperlink" Target="https://interactivechaos.com/es/manual/tutorial-de-python/clases-e-instancias" TargetMode="External"/><Relationship Id="rId4" Type="http://schemas.openxmlformats.org/officeDocument/2006/relationships/hyperlink" Target="https://blog.hubspot.es/website/polimorfismo-java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7T09:44:59.323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319 176 24575,'-9'-1'0,"1"-1"0,2 1 0,-3-4 0,-7-9 0,6 5 0,-8-8 0,9 10 0,0 0 0,-1 2 0,2-1 0,1 1 0,-1 0 0,3 1 0,0 1 0,0 2 0,2 0 0,0 0 0,1-1 0,-1 1 0,-3-1 0,-5-1 0,-4-3 0,-2-1 0,3-1 0,-1 0 0,8 4 0,-2-1 0,6 4 0,-1-3 0,0 3 0,-1-1 0,-1 0 0,-3-1 0,-1-2 0,0 0 0,2 0 0,2 2 0,3 0 0,1 2 0,1 1 0</inkml:trace>
  <inkml:trace contextRef="#ctx0" brushRef="#br0" timeOffset="1931">268 199 24575,'-7'4'0,"-3"5"0,-1 1 0,-4 3 0,0 0 0,2-1 0,-2 1 0,4-2 0,1-1 0,0-2 0,1-1 0,0-1 0,-1 1 0,1 1 0,0-1 0,0 1 0,0-1 0,1 0 0,1 0 0,-1-1 0,1 1 0,0-1 0,0 0 0,2 0 0,-2 0 0,3-2 0,-1 0 0,2-3 0,2 1 0,0-1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1791232-84C6-4041-B223-46F48547CC57}">
  <we:reference id="wa104380121" version="2.0.0.0" store="es-ES" storeType="OMEX"/>
  <we:alternateReferences>
    <we:reference id="wa104380121" version="2.0.0.0" store="wa10438012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26138AEE-03D4-C842-BFB7-58E7B4A35FE2}">
  <we:reference id="wa104382008" version="1.1.0.1" store="es-E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4192A2C-246A-E341-A7F7-5978648AB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5018</Words>
  <Characters>27602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Gutiérrez Llamazares Marta Xia</dc:creator>
  <cp:keywords/>
  <dc:description/>
  <cp:lastModifiedBy>Gutiérrez Llamazares Marta Xia</cp:lastModifiedBy>
  <cp:revision>2</cp:revision>
  <dcterms:created xsi:type="dcterms:W3CDTF">2024-03-05T22:51:00Z</dcterms:created>
  <dcterms:modified xsi:type="dcterms:W3CDTF">2024-03-05T22:51:00Z</dcterms:modified>
</cp:coreProperties>
</file>